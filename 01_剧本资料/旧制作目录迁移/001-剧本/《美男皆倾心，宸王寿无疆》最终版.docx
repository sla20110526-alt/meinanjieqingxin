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CA9FB">
      <w:pPr>
        <w:pStyle w:val="2"/>
        <w:bidi w:val="0"/>
        <w:adjustRightInd w:val="0"/>
        <w:snapToGrid w:val="0"/>
        <w:spacing w:before="0" w:after="0" w:line="360" w:lineRule="auto"/>
        <w:jc w:val="center"/>
        <w:rPr>
          <w:rFonts w:hint="eastAsia"/>
          <w:sz w:val="28"/>
          <w:szCs w:val="28"/>
          <w:lang w:val="en-US" w:eastAsia="zh-CN"/>
        </w:rPr>
      </w:pPr>
      <w:r>
        <w:rPr>
          <w:rFonts w:hint="eastAsia"/>
          <w:sz w:val="28"/>
          <w:szCs w:val="28"/>
          <w:lang w:val="en-US" w:eastAsia="zh-CN"/>
        </w:rPr>
        <w:t>正文</w:t>
      </w:r>
    </w:p>
    <w:p w14:paraId="24500872">
      <w:pPr>
        <w:adjustRightInd w:val="0"/>
        <w:snapToGrid w:val="0"/>
        <w:spacing w:beforeLines="0" w:afterLines="0" w:line="360" w:lineRule="auto"/>
        <w:rPr>
          <w:rFonts w:hint="eastAsia"/>
          <w:b/>
          <w:bCs/>
          <w:color w:val="auto"/>
          <w:sz w:val="24"/>
        </w:rPr>
      </w:pPr>
    </w:p>
    <w:p w14:paraId="5AABC7C2">
      <w:pPr>
        <w:adjustRightInd w:val="0"/>
        <w:snapToGrid w:val="0"/>
        <w:spacing w:beforeLines="0" w:afterLines="0" w:line="360" w:lineRule="auto"/>
        <w:rPr>
          <w:rFonts w:hint="default" w:eastAsiaTheme="minorEastAsia"/>
          <w:color w:val="auto"/>
          <w:sz w:val="24"/>
          <w:lang w:val="en-US" w:eastAsia="zh-CN"/>
        </w:rPr>
      </w:pPr>
      <w:r>
        <w:rPr>
          <w:rFonts w:hint="eastAsia"/>
          <w:b/>
          <w:bCs/>
          <w:color w:val="auto"/>
          <w:sz w:val="24"/>
        </w:rPr>
        <w:t xml:space="preserve">第一集 </w:t>
      </w:r>
      <w:r>
        <w:rPr>
          <w:rFonts w:hint="eastAsia"/>
          <w:color w:val="auto"/>
          <w:sz w:val="24"/>
          <w:lang w:val="en-US" w:eastAsia="zh-CN"/>
        </w:rPr>
        <w:t xml:space="preserve"> 寿元归零，冲喜续命</w:t>
      </w:r>
    </w:p>
    <w:p w14:paraId="0238497B">
      <w:pPr>
        <w:adjustRightInd w:val="0"/>
        <w:snapToGrid w:val="0"/>
        <w:spacing w:beforeLines="0" w:afterLines="0" w:line="360" w:lineRule="auto"/>
        <w:rPr>
          <w:rFonts w:hint="eastAsia"/>
          <w:color w:val="auto"/>
          <w:sz w:val="24"/>
          <w:u w:val="single"/>
        </w:rPr>
      </w:pPr>
      <w:r>
        <w:rPr>
          <w:rFonts w:hint="eastAsia"/>
          <w:color w:val="auto"/>
          <w:sz w:val="24"/>
          <w:u w:val="single"/>
        </w:rPr>
        <w:t>1-</w:t>
      </w:r>
      <w:r>
        <w:rPr>
          <w:rFonts w:hint="eastAsia"/>
          <w:color w:val="auto"/>
          <w:sz w:val="24"/>
          <w:szCs w:val="24"/>
          <w:u w:val="single"/>
          <w:lang w:val="en-US" w:eastAsia="zh-CN"/>
        </w:rPr>
        <w:t>1</w:t>
      </w:r>
      <w:r>
        <w:rPr>
          <w:rFonts w:hint="eastAsia"/>
          <w:color w:val="auto"/>
          <w:sz w:val="24"/>
          <w:u w:val="single"/>
          <w:lang w:val="en-US" w:eastAsia="zh-CN"/>
        </w:rPr>
        <w:t xml:space="preserve"> </w:t>
      </w:r>
      <w:r>
        <w:rPr>
          <w:rFonts w:hint="eastAsia"/>
          <w:color w:val="auto"/>
          <w:sz w:val="24"/>
          <w:u w:val="single"/>
          <w:lang w:eastAsia="zh-CN"/>
        </w:rPr>
        <w:t>宸王</w:t>
      </w:r>
      <w:r>
        <w:rPr>
          <w:rFonts w:hint="eastAsia"/>
          <w:color w:val="auto"/>
          <w:sz w:val="24"/>
          <w:u w:val="single"/>
        </w:rPr>
        <w:t xml:space="preserve">府内室 日 内 </w:t>
      </w:r>
    </w:p>
    <w:p w14:paraId="66A0932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古雅内室，帘幔低垂，烛火忽明忽暗，地上散落着熬焦的药渣</w:t>
      </w:r>
    </w:p>
    <w:p w14:paraId="74CED8A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躺卧锦榻，面色惨白，呼吸急促微弱，侍女</w:t>
      </w:r>
      <w:r>
        <w:rPr>
          <w:rFonts w:hint="eastAsia"/>
          <w:color w:val="auto"/>
          <w:sz w:val="24"/>
          <w:lang w:eastAsia="zh-CN"/>
        </w:rPr>
        <w:t>月弦</w:t>
      </w:r>
      <w:r>
        <w:rPr>
          <w:rFonts w:hint="eastAsia"/>
          <w:color w:val="auto"/>
          <w:sz w:val="24"/>
        </w:rPr>
        <w:t>跪在榻边，泪如雨下，帕子捏得变形</w:t>
      </w:r>
    </w:p>
    <w:p w14:paraId="660374CD">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（哭腔哽咽，声音发颤）：殿下！您醒醒啊！太医说您撑不过今日了！</w:t>
      </w:r>
    </w:p>
    <w:p w14:paraId="7B0940B3">
      <w:pPr>
        <w:adjustRightInd w:val="0"/>
        <w:snapToGrid w:val="0"/>
        <w:spacing w:beforeLines="0" w:afterLines="0" w:line="360" w:lineRule="auto"/>
        <w:rPr>
          <w:rFonts w:hint="eastAsia"/>
          <w:color w:val="auto"/>
          <w:sz w:val="24"/>
        </w:rPr>
      </w:pPr>
    </w:p>
    <w:p w14:paraId="71935B2C">
      <w:pPr>
        <w:adjustRightInd w:val="0"/>
        <w:snapToGrid w:val="0"/>
        <w:spacing w:beforeLines="0" w:afterLines="0" w:line="360" w:lineRule="auto"/>
        <w:rPr>
          <w:rFonts w:hint="eastAsia"/>
          <w:color w:val="auto"/>
          <w:sz w:val="24"/>
          <w:u w:val="single"/>
        </w:rPr>
      </w:pPr>
      <w:r>
        <w:rPr>
          <w:rFonts w:hint="eastAsia"/>
          <w:color w:val="auto"/>
          <w:sz w:val="24"/>
          <w:u w:val="single"/>
          <w:lang w:val="en-US" w:eastAsia="zh-CN"/>
        </w:rPr>
        <w:t>1-</w:t>
      </w:r>
      <w:r>
        <w:rPr>
          <w:rFonts w:hint="eastAsia"/>
          <w:color w:val="auto"/>
          <w:sz w:val="24"/>
          <w:szCs w:val="24"/>
          <w:u w:val="single"/>
          <w:lang w:val="en-US" w:eastAsia="zh-CN"/>
        </w:rPr>
        <w:t>2</w:t>
      </w:r>
      <w:r>
        <w:rPr>
          <w:rFonts w:hint="eastAsia"/>
          <w:color w:val="auto"/>
          <w:sz w:val="24"/>
          <w:u w:val="single"/>
          <w:lang w:val="en-US" w:eastAsia="zh-CN"/>
        </w:rPr>
        <w:t xml:space="preserve"> </w:t>
      </w:r>
      <w:r>
        <w:rPr>
          <w:rFonts w:hint="eastAsia"/>
          <w:color w:val="auto"/>
          <w:sz w:val="24"/>
          <w:u w:val="single"/>
          <w:lang w:eastAsia="zh-CN"/>
        </w:rPr>
        <w:t>凤昭</w:t>
      </w:r>
      <w:r>
        <w:rPr>
          <w:rFonts w:hint="eastAsia"/>
          <w:color w:val="auto"/>
          <w:sz w:val="24"/>
          <w:u w:val="single"/>
        </w:rPr>
        <w:t xml:space="preserve">意识空间 </w:t>
      </w:r>
    </w:p>
    <w:p w14:paraId="1FF636F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的意识悬浮，浑身虚软，胸口处有淡金色“0”字寿元标识闪烁消散</w:t>
      </w:r>
    </w:p>
    <w:p w14:paraId="4F636E4B">
      <w:pPr>
        <w:adjustRightInd w:val="0"/>
        <w:snapToGrid w:val="0"/>
        <w:spacing w:beforeLines="0" w:afterLines="0" w:line="360" w:lineRule="auto"/>
        <w:rPr>
          <w:rFonts w:hint="eastAsia"/>
          <w:color w:val="auto"/>
          <w:sz w:val="24"/>
        </w:rPr>
      </w:pPr>
      <w:r>
        <w:rPr>
          <w:rFonts w:hint="eastAsia"/>
          <w:color w:val="auto"/>
          <w:sz w:val="24"/>
        </w:rPr>
        <w:t>系统音：滴，</w:t>
      </w:r>
      <w:r>
        <w:rPr>
          <w:rFonts w:hint="eastAsia"/>
          <w:color w:val="auto"/>
          <w:sz w:val="24"/>
          <w:lang w:eastAsia="zh-CN"/>
        </w:rPr>
        <w:t>恭喜宿主</w:t>
      </w:r>
      <w:r>
        <w:rPr>
          <w:rFonts w:hint="eastAsia"/>
          <w:color w:val="auto"/>
          <w:sz w:val="24"/>
        </w:rPr>
        <w:t>抽中</w:t>
      </w:r>
      <w:r>
        <w:rPr>
          <w:rFonts w:hint="eastAsia"/>
          <w:color w:val="auto"/>
          <w:sz w:val="24"/>
          <w:lang w:eastAsia="zh-CN"/>
        </w:rPr>
        <w:t>改命</w:t>
      </w:r>
      <w:r>
        <w:rPr>
          <w:rFonts w:hint="eastAsia"/>
          <w:color w:val="auto"/>
          <w:sz w:val="24"/>
        </w:rPr>
        <w:t>角色：女尊</w:t>
      </w:r>
      <w:r>
        <w:rPr>
          <w:rFonts w:hint="eastAsia"/>
          <w:color w:val="auto"/>
          <w:sz w:val="24"/>
          <w:lang w:val="en-US" w:eastAsia="zh-CN"/>
        </w:rPr>
        <w:t>世界</w:t>
      </w:r>
      <w:r>
        <w:rPr>
          <w:rFonts w:hint="eastAsia"/>
          <w:color w:val="auto"/>
          <w:sz w:val="24"/>
          <w:lang w:eastAsia="zh-CN"/>
        </w:rPr>
        <w:t>天姒</w:t>
      </w:r>
      <w:r>
        <w:rPr>
          <w:rFonts w:hint="eastAsia"/>
          <w:color w:val="auto"/>
          <w:sz w:val="24"/>
        </w:rPr>
        <w:t>朝</w:t>
      </w:r>
      <w:r>
        <w:rPr>
          <w:rFonts w:hint="eastAsia"/>
          <w:color w:val="auto"/>
          <w:sz w:val="24"/>
          <w:lang w:eastAsia="zh-CN"/>
        </w:rPr>
        <w:t>宸王凤昭。</w:t>
      </w:r>
      <w:r>
        <w:rPr>
          <w:rFonts w:hint="eastAsia"/>
          <w:color w:val="auto"/>
          <w:sz w:val="24"/>
        </w:rPr>
        <w:t>寿元清零</w:t>
      </w:r>
      <w:r>
        <w:rPr>
          <w:rFonts w:hint="eastAsia"/>
          <w:color w:val="auto"/>
          <w:sz w:val="24"/>
          <w:lang w:eastAsia="zh-CN"/>
        </w:rPr>
        <w:t>。</w:t>
      </w:r>
      <w:r>
        <w:rPr>
          <w:rFonts w:hint="eastAsia"/>
          <w:color w:val="auto"/>
          <w:sz w:val="24"/>
          <w:lang w:val="en-US" w:eastAsia="zh-CN"/>
        </w:rPr>
        <w:t>主线</w:t>
      </w:r>
      <w:r>
        <w:rPr>
          <w:rFonts w:hint="eastAsia"/>
          <w:color w:val="auto"/>
          <w:sz w:val="24"/>
        </w:rPr>
        <w:t>改命规则：每</w:t>
      </w:r>
      <w:r>
        <w:rPr>
          <w:rFonts w:hint="eastAsia"/>
          <w:color w:val="auto"/>
          <w:sz w:val="24"/>
          <w:lang w:eastAsia="zh-CN"/>
        </w:rPr>
        <w:t>攻略</w:t>
      </w:r>
      <w:r>
        <w:rPr>
          <w:rFonts w:hint="eastAsia"/>
          <w:color w:val="auto"/>
          <w:sz w:val="24"/>
        </w:rPr>
        <w:t>一个对您达成“</w:t>
      </w:r>
      <w:r>
        <w:rPr>
          <w:rFonts w:hint="eastAsia"/>
          <w:color w:val="auto"/>
          <w:sz w:val="24"/>
          <w:lang w:eastAsia="zh-CN"/>
        </w:rPr>
        <w:t>情定终生</w:t>
      </w:r>
      <w:r>
        <w:rPr>
          <w:rFonts w:hint="eastAsia"/>
          <w:color w:val="auto"/>
          <w:sz w:val="24"/>
        </w:rPr>
        <w:t>”成就的</w:t>
      </w:r>
      <w:r>
        <w:rPr>
          <w:rFonts w:hint="eastAsia"/>
          <w:color w:val="auto"/>
          <w:sz w:val="24"/>
          <w:lang w:val="en-US" w:eastAsia="zh-CN"/>
        </w:rPr>
        <w:t>贵君</w:t>
      </w:r>
      <w:r>
        <w:rPr>
          <w:rFonts w:hint="eastAsia"/>
          <w:color w:val="auto"/>
          <w:sz w:val="24"/>
        </w:rPr>
        <w:t>，可续十年寿命！接受请扣1。</w:t>
      </w:r>
      <w:r>
        <w:rPr>
          <w:rFonts w:hint="eastAsia"/>
          <w:color w:val="auto"/>
          <w:sz w:val="24"/>
          <w:lang w:val="en-US" w:eastAsia="zh-CN"/>
        </w:rPr>
        <w:t>不接受请扣......（被打断）</w:t>
      </w:r>
    </w:p>
    <w:p w14:paraId="32154A50">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（嘶吼）：1！</w:t>
      </w:r>
      <w:r>
        <w:rPr>
          <w:rFonts w:hint="eastAsia"/>
          <w:color w:val="auto"/>
          <w:sz w:val="24"/>
          <w:lang w:val="en-US" w:eastAsia="zh-CN"/>
        </w:rPr>
        <w:t>1111111111</w:t>
      </w:r>
      <w:r>
        <w:rPr>
          <w:rFonts w:hint="eastAsia"/>
          <w:color w:val="auto"/>
          <w:sz w:val="24"/>
        </w:rPr>
        <w:t>！</w:t>
      </w:r>
    </w:p>
    <w:p w14:paraId="1D5BAC28">
      <w:pPr>
        <w:adjustRightInd w:val="0"/>
        <w:snapToGrid w:val="0"/>
        <w:spacing w:beforeLines="0" w:afterLines="0" w:line="360" w:lineRule="auto"/>
        <w:rPr>
          <w:rFonts w:hint="eastAsia"/>
          <w:color w:val="auto"/>
          <w:sz w:val="24"/>
        </w:rPr>
      </w:pPr>
    </w:p>
    <w:p w14:paraId="68C14D1C">
      <w:pPr>
        <w:adjustRightInd w:val="0"/>
        <w:snapToGrid w:val="0"/>
        <w:spacing w:beforeLines="0" w:afterLines="0" w:line="360" w:lineRule="auto"/>
        <w:rPr>
          <w:rFonts w:hint="eastAsia"/>
          <w:color w:val="auto"/>
          <w:sz w:val="24"/>
          <w:u w:val="single"/>
        </w:rPr>
      </w:pPr>
      <w:r>
        <w:rPr>
          <w:rFonts w:hint="eastAsia"/>
          <w:color w:val="auto"/>
          <w:sz w:val="24"/>
          <w:u w:val="single"/>
        </w:rPr>
        <w:t>1-</w:t>
      </w:r>
      <w:r>
        <w:rPr>
          <w:rFonts w:hint="eastAsia"/>
          <w:color w:val="auto"/>
          <w:sz w:val="24"/>
          <w:szCs w:val="24"/>
          <w:u w:val="single"/>
          <w:lang w:val="en-US" w:eastAsia="zh-CN"/>
        </w:rPr>
        <w:t>3</w:t>
      </w:r>
      <w:r>
        <w:rPr>
          <w:rFonts w:hint="eastAsia"/>
          <w:color w:val="auto"/>
          <w:sz w:val="24"/>
          <w:u w:val="single"/>
          <w:lang w:val="en-US" w:eastAsia="zh-CN"/>
        </w:rPr>
        <w:t xml:space="preserve"> </w:t>
      </w:r>
      <w:r>
        <w:rPr>
          <w:rFonts w:hint="eastAsia"/>
          <w:color w:val="auto"/>
          <w:sz w:val="24"/>
          <w:u w:val="single"/>
          <w:lang w:eastAsia="zh-CN"/>
        </w:rPr>
        <w:t>宸王</w:t>
      </w:r>
      <w:r>
        <w:rPr>
          <w:rFonts w:hint="eastAsia"/>
          <w:color w:val="auto"/>
          <w:sz w:val="24"/>
          <w:u w:val="single"/>
        </w:rPr>
        <w:t xml:space="preserve">府内室 日 内 </w:t>
      </w:r>
    </w:p>
    <w:p w14:paraId="12B84FF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猛然睁眼，眼尾泛红，枯瘦的手猛地攥住</w:t>
      </w:r>
      <w:r>
        <w:rPr>
          <w:rFonts w:hint="eastAsia"/>
          <w:color w:val="auto"/>
          <w:sz w:val="24"/>
          <w:lang w:eastAsia="zh-CN"/>
        </w:rPr>
        <w:t>月弦</w:t>
      </w:r>
      <w:r>
        <w:rPr>
          <w:rFonts w:hint="eastAsia"/>
          <w:color w:val="auto"/>
          <w:sz w:val="24"/>
        </w:rPr>
        <w:t>衣袖，指节泛白</w:t>
      </w:r>
    </w:p>
    <w:p w14:paraId="002E3DB6">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凤昭</w:t>
      </w:r>
      <w:r>
        <w:rPr>
          <w:rFonts w:hint="eastAsia"/>
          <w:color w:val="auto"/>
          <w:sz w:val="24"/>
        </w:rPr>
        <w:t>：扶我……起来。</w:t>
      </w:r>
      <w:r>
        <w:rPr>
          <w:rFonts w:hint="eastAsia"/>
          <w:color w:val="auto"/>
          <w:sz w:val="24"/>
          <w:lang w:val="en-US" w:eastAsia="zh-CN"/>
        </w:rPr>
        <w:t>我还能活！</w:t>
      </w:r>
    </w:p>
    <w:p w14:paraId="780FD2F7">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（惊喜抬头，擦泪）：殿下！您</w:t>
      </w:r>
      <w:r>
        <w:rPr>
          <w:rFonts w:hint="eastAsia"/>
          <w:color w:val="auto"/>
          <w:sz w:val="24"/>
          <w:lang w:val="en-US" w:eastAsia="zh-CN"/>
        </w:rPr>
        <w:t>醒了</w:t>
      </w:r>
      <w:r>
        <w:rPr>
          <w:rFonts w:hint="eastAsia"/>
          <w:color w:val="auto"/>
          <w:sz w:val="24"/>
        </w:rPr>
        <w:t>！</w:t>
      </w:r>
    </w:p>
    <w:p w14:paraId="43129956">
      <w:pPr>
        <w:adjustRightInd w:val="0"/>
        <w:snapToGrid w:val="0"/>
        <w:spacing w:beforeLines="0" w:afterLines="0" w:line="360" w:lineRule="auto"/>
        <w:rPr>
          <w:rFonts w:hint="default" w:eastAsiaTheme="minorEastAsia"/>
          <w:color w:val="auto"/>
          <w:sz w:val="24"/>
          <w:lang w:val="en-US" w:eastAsia="zh-CN"/>
        </w:rPr>
      </w:pPr>
      <w:r>
        <w:rPr>
          <w:rFonts w:hint="default"/>
          <w:color w:val="auto"/>
          <w:sz w:val="24"/>
          <w:lang w:val="en-US" w:eastAsia="zh-CN"/>
        </w:rPr>
        <w:t>△</w:t>
      </w:r>
      <w:r>
        <w:rPr>
          <w:rFonts w:hint="eastAsia"/>
          <w:color w:val="auto"/>
          <w:sz w:val="24"/>
          <w:lang w:val="en-US" w:eastAsia="zh-CN"/>
        </w:rPr>
        <w:t>凤昭单手伸向门外做出尔康不要走姿态。</w:t>
      </w:r>
    </w:p>
    <w:p w14:paraId="66C6B9A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（声音嘶哑破碎，字字用力）：给本王……冲喜！立刻，马上！</w:t>
      </w:r>
    </w:p>
    <w:p w14:paraId="06AD9EC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话音落，</w:t>
      </w:r>
      <w:r>
        <w:rPr>
          <w:rFonts w:hint="eastAsia"/>
          <w:color w:val="auto"/>
          <w:sz w:val="24"/>
          <w:lang w:eastAsia="zh-CN"/>
        </w:rPr>
        <w:t>凤昭</w:t>
      </w:r>
      <w:r>
        <w:rPr>
          <w:rFonts w:hint="eastAsia"/>
          <w:color w:val="auto"/>
          <w:sz w:val="24"/>
        </w:rPr>
        <w:t>眼前一黑，手无力垂落，彻底昏死过去</w:t>
      </w:r>
    </w:p>
    <w:p w14:paraId="4098CA44">
      <w:pPr>
        <w:adjustRightInd w:val="0"/>
        <w:snapToGrid w:val="0"/>
        <w:spacing w:beforeLines="0" w:afterLines="0" w:line="360" w:lineRule="auto"/>
        <w:rPr>
          <w:rFonts w:hint="eastAsia"/>
          <w:color w:val="auto"/>
          <w:sz w:val="24"/>
        </w:rPr>
      </w:pPr>
    </w:p>
    <w:p w14:paraId="05ADC49D">
      <w:pPr>
        <w:adjustRightInd w:val="0"/>
        <w:snapToGrid w:val="0"/>
        <w:spacing w:beforeLines="0" w:afterLines="0" w:line="360" w:lineRule="auto"/>
        <w:rPr>
          <w:rFonts w:hint="eastAsia"/>
          <w:color w:val="auto"/>
          <w:sz w:val="24"/>
          <w:u w:val="single"/>
        </w:rPr>
      </w:pPr>
      <w:r>
        <w:rPr>
          <w:rFonts w:hint="eastAsia"/>
          <w:color w:val="auto"/>
          <w:sz w:val="24"/>
          <w:u w:val="single"/>
        </w:rPr>
        <w:t>1-</w:t>
      </w:r>
      <w:r>
        <w:rPr>
          <w:rFonts w:hint="eastAsia"/>
          <w:color w:val="auto"/>
          <w:sz w:val="24"/>
          <w:szCs w:val="24"/>
          <w:u w:val="single"/>
          <w:lang w:val="en-US" w:eastAsia="zh-CN"/>
        </w:rPr>
        <w:t>4</w:t>
      </w:r>
      <w:r>
        <w:rPr>
          <w:rFonts w:hint="eastAsia"/>
          <w:color w:val="auto"/>
          <w:sz w:val="24"/>
          <w:u w:val="single"/>
          <w:lang w:val="en-US" w:eastAsia="zh-CN"/>
        </w:rPr>
        <w:t xml:space="preserve"> </w:t>
      </w:r>
      <w:r>
        <w:rPr>
          <w:rFonts w:hint="eastAsia"/>
          <w:color w:val="auto"/>
          <w:sz w:val="24"/>
          <w:u w:val="single"/>
          <w:lang w:eastAsia="zh-CN"/>
        </w:rPr>
        <w:t>宸王</w:t>
      </w:r>
      <w:r>
        <w:rPr>
          <w:rFonts w:hint="eastAsia"/>
          <w:color w:val="auto"/>
          <w:sz w:val="24"/>
          <w:u w:val="single"/>
        </w:rPr>
        <w:t xml:space="preserve">府新房 夜 内 </w:t>
      </w:r>
    </w:p>
    <w:p w14:paraId="1EC83C5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大红喜帐高挂，喜庆吹打声震耳，红烛烧得噼啪响，满地红绸</w:t>
      </w:r>
    </w:p>
    <w:p w14:paraId="4E29F4F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迷迷糊糊睁眼，头重脚轻，抬手虚晃着挑起红盖头一角</w:t>
      </w:r>
    </w:p>
    <w:p w14:paraId="0FA6188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榻前跪着的少年浑身一颤，脊背绷得笔直</w:t>
      </w:r>
    </w:p>
    <w:p w14:paraId="7845C667">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（嘶哑，刻意放柔语气）：莫怕。</w:t>
      </w:r>
    </w:p>
    <w:p w14:paraId="7980C3C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少年垂头，乌黑的发贴在光洁的额角，指尖抠着衣摆，抖如筛糠</w:t>
      </w:r>
    </w:p>
    <w:p w14:paraId="6D1D64D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轻叹，</w:t>
      </w:r>
      <w:r>
        <w:rPr>
          <w:rFonts w:hint="eastAsia"/>
          <w:color w:val="auto"/>
          <w:sz w:val="24"/>
          <w:lang w:eastAsia="zh-CN"/>
        </w:rPr>
        <w:t>身体贴近云笙勾住下巴，</w:t>
      </w:r>
      <w:r>
        <w:rPr>
          <w:rFonts w:hint="eastAsia"/>
          <w:color w:val="auto"/>
          <w:sz w:val="24"/>
        </w:rPr>
        <w:t>抬眼打量</w:t>
      </w:r>
    </w:p>
    <w:p w14:paraId="56DB16DC">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：你叫什么名字？</w:t>
      </w:r>
    </w:p>
    <w:p w14:paraId="4AD8605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惊愕抬头，眼睛盛满惶恐，又慌忙垂头</w:t>
      </w:r>
    </w:p>
    <w:p w14:paraId="0E5C4203">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声音细若蚊蚋）：</w:t>
      </w:r>
      <w:r>
        <w:rPr>
          <w:rFonts w:hint="eastAsia"/>
          <w:color w:val="auto"/>
          <w:sz w:val="24"/>
          <w:lang w:eastAsia="zh-CN"/>
        </w:rPr>
        <w:t>云笙</w:t>
      </w:r>
      <w:r>
        <w:rPr>
          <w:rFonts w:hint="eastAsia"/>
          <w:color w:val="auto"/>
          <w:sz w:val="24"/>
        </w:rPr>
        <w:t>……我叫</w:t>
      </w:r>
      <w:r>
        <w:rPr>
          <w:rFonts w:hint="eastAsia"/>
          <w:color w:val="auto"/>
          <w:sz w:val="24"/>
          <w:lang w:eastAsia="zh-CN"/>
        </w:rPr>
        <w:t>云笙</w:t>
      </w:r>
      <w:r>
        <w:rPr>
          <w:rFonts w:hint="eastAsia"/>
          <w:color w:val="auto"/>
          <w:sz w:val="24"/>
        </w:rPr>
        <w:t>。</w:t>
      </w:r>
    </w:p>
    <w:p w14:paraId="413643A4">
      <w:pPr>
        <w:adjustRightInd w:val="0"/>
        <w:snapToGrid w:val="0"/>
        <w:spacing w:beforeLines="0" w:afterLines="0" w:line="360" w:lineRule="auto"/>
        <w:rPr>
          <w:rFonts w:hint="eastAsia"/>
          <w:color w:val="auto"/>
          <w:sz w:val="24"/>
          <w:lang w:eastAsia="zh-CN"/>
        </w:rPr>
      </w:pPr>
      <w:r>
        <w:rPr>
          <w:rFonts w:hint="eastAsia"/>
          <w:color w:val="auto"/>
          <w:sz w:val="24"/>
          <w:lang w:eastAsia="zh-CN"/>
        </w:rPr>
        <w:t>凤昭（</w:t>
      </w:r>
      <w:r>
        <w:rPr>
          <w:rFonts w:hint="eastAsia"/>
          <w:color w:val="auto"/>
          <w:sz w:val="24"/>
        </w:rPr>
        <w:t>OS，诧异）：</w:t>
      </w:r>
      <w:r>
        <w:rPr>
          <w:rFonts w:hint="eastAsia"/>
          <w:color w:val="auto"/>
          <w:sz w:val="24"/>
          <w:lang w:val="en-US" w:eastAsia="zh-CN"/>
        </w:rPr>
        <w:t>不是</w:t>
      </w:r>
      <w:r>
        <w:rPr>
          <w:rFonts w:hint="eastAsia"/>
          <w:color w:val="auto"/>
          <w:sz w:val="24"/>
          <w:lang w:eastAsia="zh-CN"/>
        </w:rPr>
        <w:t>云暻</w:t>
      </w:r>
      <w:r>
        <w:rPr>
          <w:rFonts w:hint="eastAsia"/>
          <w:color w:val="auto"/>
          <w:sz w:val="24"/>
        </w:rPr>
        <w:t>？是替嫁的庶子？</w:t>
      </w:r>
      <w:r>
        <w:rPr>
          <w:rFonts w:hint="eastAsia"/>
          <w:color w:val="auto"/>
          <w:sz w:val="24"/>
          <w:lang w:eastAsia="zh-CN"/>
        </w:rPr>
        <w:t>（画风一转好色）不过这样貌，这身段～</w:t>
      </w:r>
    </w:p>
    <w:p w14:paraId="5382F4D8">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凤昭强行把自己从好色神态中抽离，正色轻咳两声。</w:t>
      </w:r>
    </w:p>
    <w:p w14:paraId="5A27196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抬手，指尖轻触</w:t>
      </w:r>
      <w:r>
        <w:rPr>
          <w:rFonts w:hint="eastAsia"/>
          <w:color w:val="auto"/>
          <w:sz w:val="24"/>
          <w:lang w:eastAsia="zh-CN"/>
        </w:rPr>
        <w:t>云笙</w:t>
      </w:r>
      <w:r>
        <w:rPr>
          <w:rFonts w:hint="eastAsia"/>
          <w:color w:val="auto"/>
          <w:sz w:val="24"/>
        </w:rPr>
        <w:t>的发顶</w:t>
      </w:r>
    </w:p>
    <w:p w14:paraId="2C449F80">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语气温柔带愁：</w:t>
      </w:r>
      <w:r>
        <w:rPr>
          <w:rFonts w:hint="eastAsia"/>
          <w:color w:val="auto"/>
          <w:sz w:val="24"/>
          <w:lang w:val="en-US" w:eastAsia="zh-CN"/>
        </w:rPr>
        <w:t>既来之则安之</w:t>
      </w:r>
      <w:r>
        <w:rPr>
          <w:rFonts w:hint="eastAsia"/>
          <w:color w:val="auto"/>
          <w:sz w:val="24"/>
        </w:rPr>
        <w:t>。等本王去了，放你自由，此生衣食，王府全包</w:t>
      </w:r>
      <w:r>
        <w:rPr>
          <w:rFonts w:hint="eastAsia"/>
          <w:color w:val="auto"/>
          <w:sz w:val="24"/>
          <w:lang w:eastAsia="zh-CN"/>
        </w:rPr>
        <w:t>。</w:t>
      </w:r>
    </w:p>
    <w:p w14:paraId="38F24868">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云笙</w:t>
      </w:r>
      <w:r>
        <w:rPr>
          <w:rFonts w:hint="eastAsia"/>
          <w:color w:val="auto"/>
          <w:sz w:val="24"/>
        </w:rPr>
        <w:t>猛抬头，眼眶瞬间泛红，泪水砸在手上，扑上前死死攥住</w:t>
      </w:r>
      <w:r>
        <w:rPr>
          <w:rFonts w:hint="eastAsia"/>
          <w:color w:val="auto"/>
          <w:sz w:val="24"/>
          <w:lang w:eastAsia="zh-CN"/>
        </w:rPr>
        <w:t>凤昭</w:t>
      </w:r>
      <w:r>
        <w:rPr>
          <w:rFonts w:hint="eastAsia"/>
          <w:color w:val="auto"/>
          <w:sz w:val="24"/>
        </w:rPr>
        <w:t>的手</w:t>
      </w:r>
      <w:r>
        <w:rPr>
          <w:rFonts w:hint="eastAsia"/>
          <w:color w:val="auto"/>
          <w:sz w:val="24"/>
          <w:lang w:eastAsia="zh-CN"/>
        </w:rPr>
        <w:t>。</w:t>
      </w:r>
    </w:p>
    <w:p w14:paraId="337B8A5F">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声音哽咽：殿下！</w:t>
      </w:r>
      <w:r>
        <w:rPr>
          <w:rFonts w:hint="eastAsia"/>
          <w:color w:val="auto"/>
          <w:sz w:val="24"/>
          <w:lang w:eastAsia="zh-CN"/>
        </w:rPr>
        <w:t>云笙</w:t>
      </w:r>
      <w:r>
        <w:rPr>
          <w:rFonts w:hint="eastAsia"/>
          <w:color w:val="auto"/>
          <w:sz w:val="24"/>
        </w:rPr>
        <w:t>虽微贱，愿侍奉您终身！求殿下疼我！</w:t>
      </w:r>
    </w:p>
    <w:p w14:paraId="37B8B3F1">
      <w:pPr>
        <w:adjustRightInd w:val="0"/>
        <w:snapToGrid w:val="0"/>
        <w:spacing w:beforeLines="0" w:afterLines="0" w:line="360" w:lineRule="auto"/>
        <w:rPr>
          <w:rFonts w:hint="eastAsia"/>
          <w:color w:val="auto"/>
          <w:sz w:val="24"/>
        </w:rPr>
      </w:pPr>
      <w:r>
        <w:rPr>
          <w:rFonts w:hint="eastAsia"/>
          <w:color w:val="auto"/>
          <w:sz w:val="24"/>
        </w:rPr>
        <w:t>叮——系统清脆提示音</w:t>
      </w:r>
    </w:p>
    <w:p w14:paraId="355256E6">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eastAsia="zh-CN"/>
        </w:rPr>
        <w:t>云笙</w:t>
      </w:r>
      <w:r>
        <w:rPr>
          <w:rFonts w:hint="eastAsia"/>
          <w:color w:val="auto"/>
          <w:sz w:val="24"/>
        </w:rPr>
        <w:t>达成“</w:t>
      </w:r>
      <w:r>
        <w:rPr>
          <w:rFonts w:hint="eastAsia"/>
          <w:color w:val="auto"/>
          <w:sz w:val="24"/>
          <w:lang w:val="en-US" w:eastAsia="zh-CN"/>
        </w:rPr>
        <w:t>一见倾心</w:t>
      </w:r>
      <w:r>
        <w:rPr>
          <w:rFonts w:hint="eastAsia"/>
          <w:color w:val="auto"/>
          <w:sz w:val="24"/>
        </w:rPr>
        <w:t>”成就！解锁</w:t>
      </w:r>
      <w:r>
        <w:rPr>
          <w:rFonts w:hint="eastAsia"/>
          <w:color w:val="auto"/>
          <w:sz w:val="24"/>
          <w:lang w:val="en-US" w:eastAsia="zh-CN"/>
        </w:rPr>
        <w:t>一周</w:t>
      </w:r>
      <w:r>
        <w:rPr>
          <w:rFonts w:hint="eastAsia"/>
          <w:color w:val="auto"/>
          <w:sz w:val="24"/>
        </w:rPr>
        <w:t>寿元！】</w:t>
      </w:r>
    </w:p>
    <w:p w14:paraId="21AA425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一股暖流涌遍</w:t>
      </w:r>
      <w:r>
        <w:rPr>
          <w:rFonts w:hint="eastAsia"/>
          <w:color w:val="auto"/>
          <w:sz w:val="24"/>
          <w:lang w:eastAsia="zh-CN"/>
        </w:rPr>
        <w:t>凤昭</w:t>
      </w:r>
      <w:r>
        <w:rPr>
          <w:rFonts w:hint="eastAsia"/>
          <w:color w:val="auto"/>
          <w:sz w:val="24"/>
        </w:rPr>
        <w:t>全身，她瞬间眼神发亮，面色红润几分，低头看着攥着自己手的</w:t>
      </w:r>
      <w:r>
        <w:rPr>
          <w:rFonts w:hint="eastAsia"/>
          <w:color w:val="auto"/>
          <w:sz w:val="24"/>
          <w:lang w:eastAsia="zh-CN"/>
        </w:rPr>
        <w:t>云笙</w:t>
      </w:r>
      <w:r>
        <w:rPr>
          <w:rFonts w:hint="eastAsia"/>
          <w:color w:val="auto"/>
          <w:sz w:val="24"/>
        </w:rPr>
        <w:t>，嘴角勾起笑意</w:t>
      </w:r>
    </w:p>
    <w:p w14:paraId="027A9C6D">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eastAsia="zh-CN"/>
        </w:rPr>
        <w:t>凤昭</w:t>
      </w:r>
      <w:r>
        <w:rPr>
          <w:rFonts w:hint="eastAsia"/>
          <w:color w:val="auto"/>
          <w:sz w:val="24"/>
        </w:rPr>
        <w:t>（狂喜</w:t>
      </w:r>
      <w:r>
        <w:rPr>
          <w:rFonts w:hint="eastAsia"/>
          <w:color w:val="auto"/>
          <w:sz w:val="24"/>
          <w:lang w:eastAsia="zh-CN"/>
        </w:rPr>
        <w:t>os</w:t>
      </w:r>
      <w:r>
        <w:rPr>
          <w:rFonts w:hint="eastAsia"/>
          <w:color w:val="auto"/>
          <w:sz w:val="24"/>
        </w:rPr>
        <w:t>）：</w:t>
      </w:r>
      <w:r>
        <w:rPr>
          <w:rFonts w:hint="eastAsia"/>
          <w:color w:val="auto"/>
          <w:sz w:val="24"/>
          <w:lang w:eastAsia="zh-CN"/>
        </w:rPr>
        <w:t>云笙</w:t>
      </w:r>
      <w:r>
        <w:rPr>
          <w:rFonts w:hint="eastAsia"/>
          <w:color w:val="auto"/>
          <w:sz w:val="24"/>
        </w:rPr>
        <w:t>！我的续命福星！这喜冲得太值了！</w:t>
      </w:r>
      <w:r>
        <w:rPr>
          <w:rFonts w:hint="eastAsia"/>
          <w:color w:val="auto"/>
          <w:sz w:val="24"/>
          <w:lang w:val="en-US" w:eastAsia="zh-CN"/>
        </w:rPr>
        <w:t>等等？夺少？一周之后我又要死了！？看来，我只能加快攻略脚步了</w:t>
      </w:r>
    </w:p>
    <w:p w14:paraId="581A70B9">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rPr>
        <w:t>烛影摇红，</w:t>
      </w:r>
      <w:r>
        <w:rPr>
          <w:rFonts w:hint="eastAsia"/>
          <w:color w:val="auto"/>
          <w:sz w:val="24"/>
          <w:lang w:eastAsia="zh-CN"/>
        </w:rPr>
        <w:t>凤昭</w:t>
      </w:r>
      <w:r>
        <w:rPr>
          <w:rFonts w:hint="eastAsia"/>
          <w:color w:val="auto"/>
          <w:sz w:val="24"/>
        </w:rPr>
        <w:t>指尖轻挑过</w:t>
      </w:r>
      <w:r>
        <w:rPr>
          <w:rFonts w:hint="eastAsia"/>
          <w:color w:val="auto"/>
          <w:sz w:val="24"/>
          <w:lang w:eastAsia="zh-CN"/>
        </w:rPr>
        <w:t>云笙</w:t>
      </w:r>
      <w:r>
        <w:rPr>
          <w:rFonts w:hint="eastAsia"/>
          <w:color w:val="auto"/>
          <w:sz w:val="24"/>
        </w:rPr>
        <w:t>腰间系带，俯身时温热气息拂过耳廓</w:t>
      </w:r>
      <w:r>
        <w:rPr>
          <w:rFonts w:hint="eastAsia"/>
          <w:color w:val="auto"/>
          <w:sz w:val="24"/>
          <w:lang w:eastAsia="zh-CN"/>
        </w:rPr>
        <w:t>。</w:t>
      </w:r>
    </w:p>
    <w:p w14:paraId="512F59C6">
      <w:pPr>
        <w:adjustRightInd w:val="0"/>
        <w:snapToGrid w:val="0"/>
        <w:spacing w:beforeLines="0" w:afterLines="0" w:line="360" w:lineRule="auto"/>
        <w:rPr>
          <w:rFonts w:hint="default"/>
          <w:color w:val="auto"/>
          <w:sz w:val="24"/>
          <w:lang w:eastAsia="zh-CN"/>
        </w:rPr>
      </w:pPr>
      <w:r>
        <w:rPr>
          <w:rFonts w:hint="eastAsia"/>
          <w:color w:val="auto"/>
          <w:sz w:val="24"/>
          <w:lang w:eastAsia="zh-CN"/>
        </w:rPr>
        <w:t>凤昭：</w:t>
      </w:r>
      <w:r>
        <w:rPr>
          <w:rFonts w:hint="eastAsia"/>
          <w:color w:val="auto"/>
          <w:sz w:val="24"/>
        </w:rPr>
        <w:t>春宵一刻，</w:t>
      </w:r>
      <w:r>
        <w:rPr>
          <w:rFonts w:hint="eastAsia"/>
          <w:color w:val="auto"/>
          <w:sz w:val="24"/>
          <w:szCs w:val="24"/>
          <w:lang w:val="en-US" w:eastAsia="zh-CN"/>
        </w:rPr>
        <w:t>郎君</w:t>
      </w:r>
      <w:r>
        <w:rPr>
          <w:rFonts w:hint="eastAsia"/>
          <w:color w:val="auto"/>
          <w:sz w:val="24"/>
        </w:rPr>
        <w:t>可</w:t>
      </w:r>
      <w:r>
        <w:rPr>
          <w:rFonts w:hint="eastAsia"/>
          <w:color w:val="auto"/>
          <w:sz w:val="24"/>
          <w:lang w:val="en-US" w:eastAsia="zh-CN"/>
        </w:rPr>
        <w:t>莫</w:t>
      </w:r>
      <w:r>
        <w:rPr>
          <w:rFonts w:hint="eastAsia"/>
          <w:color w:val="auto"/>
          <w:sz w:val="24"/>
        </w:rPr>
        <w:t>要辜负这良辰</w:t>
      </w:r>
      <w:r>
        <w:rPr>
          <w:rFonts w:hint="default"/>
          <w:color w:val="auto"/>
          <w:sz w:val="24"/>
          <w:szCs w:val="24"/>
          <w:lang w:val="en-US"/>
        </w:rPr>
        <w:t>...</w:t>
      </w:r>
    </w:p>
    <w:p w14:paraId="30E489AD">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说罢便准备起身而上</w:t>
      </w:r>
    </w:p>
    <w:p w14:paraId="270AFD42">
      <w:pPr>
        <w:adjustRightInd w:val="0"/>
        <w:snapToGrid w:val="0"/>
        <w:spacing w:beforeLines="0" w:afterLines="0" w:line="360" w:lineRule="auto"/>
        <w:rPr>
          <w:rFonts w:hint="eastAsia"/>
          <w:color w:val="auto"/>
          <w:sz w:val="24"/>
        </w:rPr>
      </w:pPr>
      <w:r>
        <w:rPr>
          <w:rFonts w:hint="eastAsia"/>
          <w:color w:val="auto"/>
          <w:sz w:val="24"/>
        </w:rPr>
        <w:t xml:space="preserve">【卡点结尾】 </w:t>
      </w:r>
      <w:r>
        <w:rPr>
          <w:rFonts w:hint="eastAsia"/>
          <w:color w:val="auto"/>
          <w:sz w:val="24"/>
          <w:lang w:eastAsia="zh-CN"/>
        </w:rPr>
        <w:t>凤昭</w:t>
      </w:r>
      <w:r>
        <w:rPr>
          <w:rFonts w:hint="eastAsia"/>
          <w:color w:val="auto"/>
          <w:sz w:val="24"/>
        </w:rPr>
        <w:t>眼中的</w:t>
      </w:r>
      <w:r>
        <w:rPr>
          <w:rFonts w:hint="eastAsia"/>
          <w:color w:val="auto"/>
          <w:sz w:val="24"/>
          <w:lang w:eastAsia="zh-CN"/>
        </w:rPr>
        <w:t>暧昧</w:t>
      </w:r>
      <w:r>
        <w:rPr>
          <w:rFonts w:hint="eastAsia"/>
          <w:color w:val="auto"/>
          <w:sz w:val="24"/>
        </w:rPr>
        <w:t>还未褪去，新房门突然被狠狠撞开，</w:t>
      </w:r>
      <w:r>
        <w:rPr>
          <w:rFonts w:hint="eastAsia"/>
          <w:color w:val="auto"/>
          <w:sz w:val="24"/>
          <w:lang w:eastAsia="zh-CN"/>
        </w:rPr>
        <w:t>月弦</w:t>
      </w:r>
      <w:r>
        <w:rPr>
          <w:rFonts w:hint="eastAsia"/>
          <w:color w:val="auto"/>
          <w:sz w:val="24"/>
        </w:rPr>
        <w:t>的嚎啕声炸响，镜头定格在</w:t>
      </w:r>
      <w:r>
        <w:rPr>
          <w:rFonts w:hint="eastAsia"/>
          <w:color w:val="auto"/>
          <w:sz w:val="24"/>
          <w:lang w:eastAsia="zh-CN"/>
        </w:rPr>
        <w:t>凤昭</w:t>
      </w:r>
      <w:r>
        <w:rPr>
          <w:rFonts w:hint="eastAsia"/>
          <w:color w:val="auto"/>
          <w:sz w:val="24"/>
        </w:rPr>
        <w:t>骤然僵住的脸上。</w:t>
      </w:r>
    </w:p>
    <w:p w14:paraId="6176F92A">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月弦vo：殿下！！！</w:t>
      </w:r>
    </w:p>
    <w:p w14:paraId="189A09A5">
      <w:pPr>
        <w:adjustRightInd w:val="0"/>
        <w:snapToGrid w:val="0"/>
        <w:spacing w:beforeLines="0" w:afterLines="0" w:line="360" w:lineRule="auto"/>
        <w:rPr>
          <w:rFonts w:hint="eastAsia"/>
          <w:color w:val="auto"/>
          <w:sz w:val="24"/>
        </w:rPr>
      </w:pPr>
    </w:p>
    <w:p w14:paraId="54A7477E">
      <w:pPr>
        <w:adjustRightInd w:val="0"/>
        <w:snapToGrid w:val="0"/>
        <w:spacing w:beforeLines="0" w:afterLines="0" w:line="360" w:lineRule="auto"/>
        <w:rPr>
          <w:rFonts w:hint="eastAsia"/>
          <w:color w:val="auto"/>
          <w:sz w:val="24"/>
        </w:rPr>
      </w:pPr>
    </w:p>
    <w:p w14:paraId="3A915A3C">
      <w:pPr>
        <w:adjustRightInd w:val="0"/>
        <w:snapToGrid w:val="0"/>
        <w:spacing w:beforeLines="0" w:afterLines="0" w:line="360" w:lineRule="auto"/>
        <w:rPr>
          <w:rFonts w:hint="default" w:eastAsiaTheme="minorEastAsia"/>
          <w:color w:val="auto"/>
          <w:sz w:val="24"/>
          <w:lang w:val="en-US" w:eastAsia="zh-CN"/>
        </w:rPr>
      </w:pPr>
      <w:r>
        <w:rPr>
          <w:rFonts w:hint="eastAsia"/>
          <w:b/>
          <w:bCs/>
          <w:color w:val="auto"/>
          <w:sz w:val="24"/>
        </w:rPr>
        <w:t>第二集</w:t>
      </w:r>
      <w:r>
        <w:rPr>
          <w:rFonts w:hint="eastAsia"/>
          <w:color w:val="auto"/>
          <w:sz w:val="24"/>
        </w:rPr>
        <w:t xml:space="preserve"> </w:t>
      </w:r>
      <w:r>
        <w:rPr>
          <w:rFonts w:hint="eastAsia"/>
          <w:color w:val="auto"/>
          <w:sz w:val="24"/>
          <w:lang w:val="en-US" w:eastAsia="zh-CN"/>
        </w:rPr>
        <w:t xml:space="preserve"> 错嫁曝光，王府震怒</w:t>
      </w:r>
    </w:p>
    <w:p w14:paraId="73E77B23">
      <w:pPr>
        <w:adjustRightInd w:val="0"/>
        <w:snapToGrid w:val="0"/>
        <w:spacing w:beforeLines="0" w:afterLines="0" w:line="360" w:lineRule="auto"/>
        <w:rPr>
          <w:rFonts w:hint="eastAsia"/>
          <w:color w:val="auto"/>
          <w:sz w:val="24"/>
          <w:u w:val="single"/>
        </w:rPr>
      </w:pPr>
      <w:r>
        <w:rPr>
          <w:rFonts w:hint="eastAsia"/>
          <w:color w:val="auto"/>
          <w:sz w:val="24"/>
          <w:u w:val="single"/>
        </w:rPr>
        <w:t xml:space="preserve">2-1 </w:t>
      </w:r>
      <w:r>
        <w:rPr>
          <w:rFonts w:hint="eastAsia"/>
          <w:color w:val="auto"/>
          <w:sz w:val="24"/>
          <w:u w:val="single"/>
          <w:lang w:eastAsia="zh-CN"/>
        </w:rPr>
        <w:t>宸王</w:t>
      </w:r>
      <w:r>
        <w:rPr>
          <w:rFonts w:hint="eastAsia"/>
          <w:color w:val="auto"/>
          <w:sz w:val="24"/>
          <w:u w:val="single"/>
        </w:rPr>
        <w:t xml:space="preserve">府新房 日 内 </w:t>
      </w:r>
    </w:p>
    <w:p w14:paraId="3293030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红烛燃尽大半，喜酒气渐散，阳光透过窗棂洒在红绸上，显得格外刺眼</w:t>
      </w:r>
    </w:p>
    <w:p w14:paraId="4C1DF77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新房门“哐当”被撞开，</w:t>
      </w:r>
      <w:r>
        <w:rPr>
          <w:rFonts w:hint="eastAsia"/>
          <w:color w:val="auto"/>
          <w:sz w:val="24"/>
          <w:lang w:eastAsia="zh-CN"/>
        </w:rPr>
        <w:t>月弦</w:t>
      </w:r>
      <w:r>
        <w:rPr>
          <w:rFonts w:hint="eastAsia"/>
          <w:color w:val="auto"/>
          <w:sz w:val="24"/>
        </w:rPr>
        <w:t>连滚带爬冲进来，一个滑跪扑到榻前，双手拍着锦榻嚎啕</w:t>
      </w:r>
    </w:p>
    <w:p w14:paraId="6DF94F71">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：殿下——！您可算醒了！</w:t>
      </w:r>
    </w:p>
    <w:p w14:paraId="3F22B6C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被惊得猛地站起，慌忙垂手，脸色发白</w:t>
      </w:r>
    </w:p>
    <w:p w14:paraId="1115C68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门外涌进一群人，王府亲眷、太医围满榻前，</w:t>
      </w:r>
      <w:r>
        <w:rPr>
          <w:rFonts w:hint="eastAsia"/>
          <w:color w:val="auto"/>
          <w:sz w:val="24"/>
          <w:lang w:eastAsia="zh-CN"/>
        </w:rPr>
        <w:t>萧</w:t>
      </w:r>
      <w:r>
        <w:rPr>
          <w:rFonts w:hint="eastAsia"/>
          <w:color w:val="auto"/>
          <w:sz w:val="24"/>
        </w:rPr>
        <w:t>太君拨开人群，扑上来抱住</w:t>
      </w:r>
      <w:r>
        <w:rPr>
          <w:rFonts w:hint="eastAsia"/>
          <w:color w:val="auto"/>
          <w:sz w:val="24"/>
          <w:lang w:eastAsia="zh-CN"/>
        </w:rPr>
        <w:t>凤昭</w:t>
      </w:r>
      <w:r>
        <w:rPr>
          <w:rFonts w:hint="eastAsia"/>
          <w:color w:val="auto"/>
          <w:sz w:val="24"/>
        </w:rPr>
        <w:t>，老泪纵横</w:t>
      </w:r>
    </w:p>
    <w:p w14:paraId="1D26E45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w:t>
      </w:r>
      <w:r>
        <w:rPr>
          <w:rFonts w:hint="eastAsia"/>
          <w:color w:val="auto"/>
          <w:sz w:val="24"/>
          <w:lang w:val="en-US" w:eastAsia="zh-CN"/>
        </w:rPr>
        <w:t>怜爱的</w:t>
      </w:r>
      <w:r>
        <w:rPr>
          <w:rFonts w:hint="eastAsia"/>
          <w:color w:val="auto"/>
          <w:sz w:val="24"/>
        </w:rPr>
        <w:t>摸着</w:t>
      </w:r>
      <w:r>
        <w:rPr>
          <w:rFonts w:hint="eastAsia"/>
          <w:color w:val="auto"/>
          <w:sz w:val="24"/>
          <w:lang w:eastAsia="zh-CN"/>
        </w:rPr>
        <w:t>凤昭</w:t>
      </w:r>
      <w:r>
        <w:rPr>
          <w:rFonts w:hint="eastAsia"/>
          <w:color w:val="auto"/>
          <w:sz w:val="24"/>
        </w:rPr>
        <w:t>的脸</w:t>
      </w:r>
    </w:p>
    <w:p w14:paraId="2B641A72">
      <w:pPr>
        <w:adjustRightInd w:val="0"/>
        <w:snapToGrid w:val="0"/>
        <w:spacing w:beforeLines="0" w:afterLines="0" w:line="360" w:lineRule="auto"/>
        <w:rPr>
          <w:rFonts w:hint="eastAsia"/>
          <w:color w:val="auto"/>
          <w:sz w:val="24"/>
        </w:rPr>
      </w:pPr>
      <w:r>
        <w:rPr>
          <w:rFonts w:hint="eastAsia"/>
          <w:color w:val="auto"/>
          <w:sz w:val="24"/>
          <w:lang w:val="en-US" w:eastAsia="zh-CN"/>
        </w:rPr>
        <w:t>萧太君（声音颤抖）</w:t>
      </w:r>
      <w:r>
        <w:rPr>
          <w:rFonts w:hint="eastAsia"/>
          <w:color w:val="auto"/>
          <w:sz w:val="24"/>
        </w:rPr>
        <w:t>：</w:t>
      </w:r>
      <w:r>
        <w:rPr>
          <w:rFonts w:hint="eastAsia"/>
          <w:color w:val="auto"/>
          <w:sz w:val="24"/>
          <w:lang w:eastAsia="zh-CN"/>
        </w:rPr>
        <w:t>昭儿</w:t>
      </w:r>
      <w:r>
        <w:rPr>
          <w:rFonts w:hint="eastAsia"/>
          <w:color w:val="auto"/>
          <w:sz w:val="24"/>
        </w:rPr>
        <w:t>！我的可怜孩儿！你听得见为父说话吗？</w:t>
      </w:r>
    </w:p>
    <w:p w14:paraId="40AEF38C">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缓缓坐起，抬手拍</w:t>
      </w:r>
      <w:r>
        <w:rPr>
          <w:rFonts w:hint="eastAsia"/>
          <w:color w:val="auto"/>
          <w:sz w:val="24"/>
          <w:lang w:eastAsia="zh-CN"/>
        </w:rPr>
        <w:t>萧</w:t>
      </w:r>
      <w:r>
        <w:rPr>
          <w:rFonts w:hint="eastAsia"/>
          <w:color w:val="auto"/>
          <w:sz w:val="24"/>
        </w:rPr>
        <w:t>太君的背</w:t>
      </w:r>
      <w:r>
        <w:rPr>
          <w:rFonts w:hint="eastAsia"/>
          <w:color w:val="auto"/>
          <w:sz w:val="24"/>
          <w:lang w:eastAsia="zh-CN"/>
        </w:rPr>
        <w:t>。</w:t>
      </w:r>
    </w:p>
    <w:p w14:paraId="160B35AB">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语气温和）：父亲，我好多了。</w:t>
      </w:r>
    </w:p>
    <w:p w14:paraId="0877E2F3">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众人惊呼，交头接耳</w:t>
      </w:r>
    </w:p>
    <w:p w14:paraId="7CB6257B">
      <w:pPr>
        <w:adjustRightInd w:val="0"/>
        <w:snapToGrid w:val="0"/>
        <w:spacing w:beforeLines="0" w:afterLines="0" w:line="360" w:lineRule="auto"/>
        <w:rPr>
          <w:rFonts w:hint="eastAsia"/>
          <w:color w:val="auto"/>
          <w:sz w:val="24"/>
        </w:rPr>
      </w:pPr>
      <w:r>
        <w:rPr>
          <w:rFonts w:hint="eastAsia"/>
          <w:color w:val="auto"/>
          <w:sz w:val="24"/>
          <w:lang w:val="en-US" w:eastAsia="zh-CN"/>
        </w:rPr>
        <w:t>下人1</w:t>
      </w:r>
      <w:r>
        <w:rPr>
          <w:rFonts w:hint="eastAsia"/>
          <w:color w:val="auto"/>
          <w:sz w:val="24"/>
        </w:rPr>
        <w:t>：殿下能坐起来了！</w:t>
      </w:r>
    </w:p>
    <w:p w14:paraId="53820C86">
      <w:pPr>
        <w:adjustRightInd w:val="0"/>
        <w:snapToGrid w:val="0"/>
        <w:spacing w:beforeLines="0" w:afterLines="0" w:line="360" w:lineRule="auto"/>
        <w:rPr>
          <w:rFonts w:hint="eastAsia"/>
          <w:color w:val="auto"/>
          <w:sz w:val="24"/>
        </w:rPr>
      </w:pPr>
      <w:r>
        <w:rPr>
          <w:rFonts w:hint="eastAsia"/>
          <w:color w:val="auto"/>
          <w:sz w:val="24"/>
          <w:lang w:val="en-US" w:eastAsia="zh-CN"/>
        </w:rPr>
        <w:t>下人2：</w:t>
      </w:r>
      <w:r>
        <w:rPr>
          <w:rFonts w:hint="eastAsia"/>
          <w:color w:val="auto"/>
          <w:sz w:val="24"/>
        </w:rPr>
        <w:t>冲喜真的有用啊！</w:t>
      </w:r>
    </w:p>
    <w:p w14:paraId="57CA0A7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太君擦泪，转头看向</w:t>
      </w:r>
      <w:r>
        <w:rPr>
          <w:rFonts w:hint="eastAsia"/>
          <w:color w:val="auto"/>
          <w:sz w:val="24"/>
          <w:lang w:eastAsia="zh-CN"/>
        </w:rPr>
        <w:t>云笙</w:t>
      </w:r>
      <w:r>
        <w:rPr>
          <w:rFonts w:hint="eastAsia"/>
          <w:color w:val="auto"/>
          <w:sz w:val="24"/>
        </w:rPr>
        <w:t>，面露慈爱，抬手想扶</w:t>
      </w:r>
    </w:p>
    <w:p w14:paraId="39C4EAAA">
      <w:pPr>
        <w:adjustRightInd w:val="0"/>
        <w:snapToGrid w:val="0"/>
        <w:spacing w:beforeLines="0" w:afterLines="0" w:line="360" w:lineRule="auto"/>
        <w:rPr>
          <w:rFonts w:hint="eastAsia"/>
          <w:color w:val="auto"/>
          <w:sz w:val="24"/>
        </w:rPr>
      </w:pPr>
      <w:r>
        <w:rPr>
          <w:rFonts w:hint="eastAsia"/>
          <w:color w:val="auto"/>
          <w:sz w:val="24"/>
          <w:lang w:val="en-US" w:eastAsia="zh-CN"/>
        </w:rPr>
        <w:t>萧太君</w:t>
      </w:r>
      <w:r>
        <w:rPr>
          <w:rFonts w:hint="eastAsia"/>
          <w:color w:val="auto"/>
          <w:sz w:val="24"/>
        </w:rPr>
        <w:t>：</w:t>
      </w:r>
      <w:r>
        <w:rPr>
          <w:rFonts w:hint="eastAsia"/>
          <w:color w:val="auto"/>
          <w:sz w:val="24"/>
          <w:lang w:eastAsia="zh-CN"/>
        </w:rPr>
        <w:t>暻</w:t>
      </w:r>
      <w:r>
        <w:rPr>
          <w:rFonts w:hint="eastAsia"/>
          <w:color w:val="auto"/>
          <w:sz w:val="24"/>
        </w:rPr>
        <w:t>儿，这回多亏了你。</w:t>
      </w:r>
    </w:p>
    <w:p w14:paraId="2BDFACE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和</w:t>
      </w:r>
      <w:r>
        <w:rPr>
          <w:rFonts w:hint="eastAsia"/>
          <w:color w:val="auto"/>
          <w:sz w:val="24"/>
          <w:lang w:eastAsia="zh-CN"/>
        </w:rPr>
        <w:t>云笙</w:t>
      </w:r>
      <w:r>
        <w:rPr>
          <w:rFonts w:hint="eastAsia"/>
          <w:color w:val="auto"/>
          <w:sz w:val="24"/>
        </w:rPr>
        <w:t>同时脸色煞白，身体僵住，空气瞬间安静</w:t>
      </w:r>
    </w:p>
    <w:p w14:paraId="096E24FB">
      <w:pPr>
        <w:adjustRightInd w:val="0"/>
        <w:snapToGrid w:val="0"/>
        <w:spacing w:beforeLines="0" w:afterLines="0" w:line="360" w:lineRule="auto"/>
        <w:rPr>
          <w:rFonts w:hint="eastAsia" w:eastAsiaTheme="minorEastAsia"/>
          <w:color w:val="auto"/>
          <w:sz w:val="24"/>
          <w:lang w:eastAsia="zh-CN"/>
        </w:rPr>
      </w:pPr>
      <w:r>
        <w:rPr>
          <w:rFonts w:hint="eastAsia"/>
          <w:color w:val="auto"/>
          <w:sz w:val="24"/>
        </w:rPr>
        <w:t>某侍从眼尖，惊呼出声，手指</w:t>
      </w:r>
      <w:r>
        <w:rPr>
          <w:rFonts w:hint="eastAsia"/>
          <w:color w:val="auto"/>
          <w:sz w:val="24"/>
          <w:lang w:eastAsia="zh-CN"/>
        </w:rPr>
        <w:t>云笙</w:t>
      </w:r>
    </w:p>
    <w:p w14:paraId="48471BC7">
      <w:pPr>
        <w:adjustRightInd w:val="0"/>
        <w:snapToGrid w:val="0"/>
        <w:spacing w:beforeLines="0" w:afterLines="0" w:line="360" w:lineRule="auto"/>
        <w:rPr>
          <w:rFonts w:hint="eastAsia"/>
          <w:color w:val="auto"/>
          <w:sz w:val="24"/>
        </w:rPr>
      </w:pPr>
      <w:r>
        <w:rPr>
          <w:rFonts w:hint="eastAsia"/>
          <w:color w:val="auto"/>
          <w:sz w:val="24"/>
          <w:lang w:val="en-US" w:eastAsia="zh-CN"/>
        </w:rPr>
        <w:t>侍从</w:t>
      </w:r>
      <w:r>
        <w:rPr>
          <w:rFonts w:hint="eastAsia"/>
          <w:color w:val="auto"/>
          <w:sz w:val="24"/>
        </w:rPr>
        <w:t>：太君！这不是相国嫡子</w:t>
      </w:r>
      <w:r>
        <w:rPr>
          <w:rFonts w:hint="eastAsia"/>
          <w:color w:val="auto"/>
          <w:sz w:val="24"/>
          <w:lang w:eastAsia="zh-CN"/>
        </w:rPr>
        <w:t>云暻</w:t>
      </w:r>
      <w:r>
        <w:rPr>
          <w:rFonts w:hint="eastAsia"/>
          <w:color w:val="auto"/>
          <w:sz w:val="24"/>
        </w:rPr>
        <w:t>！是庶三子</w:t>
      </w:r>
      <w:r>
        <w:rPr>
          <w:rFonts w:hint="eastAsia"/>
          <w:color w:val="auto"/>
          <w:sz w:val="24"/>
          <w:lang w:eastAsia="zh-CN"/>
        </w:rPr>
        <w:t>云笙</w:t>
      </w:r>
      <w:r>
        <w:rPr>
          <w:rFonts w:hint="eastAsia"/>
          <w:color w:val="auto"/>
          <w:sz w:val="24"/>
        </w:rPr>
        <w:t>啊！</w:t>
      </w:r>
    </w:p>
    <w:p w14:paraId="52D96F7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眼前一黑，“噗通”跪伏在地，头埋得极低，浑身发抖</w:t>
      </w:r>
    </w:p>
    <w:p w14:paraId="4C98BB1E">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：太君容禀……晚辈是……是相国府庶子</w:t>
      </w:r>
      <w:r>
        <w:rPr>
          <w:rFonts w:hint="eastAsia"/>
          <w:color w:val="auto"/>
          <w:sz w:val="24"/>
          <w:lang w:eastAsia="zh-CN"/>
        </w:rPr>
        <w:t>云笙</w:t>
      </w:r>
      <w:r>
        <w:rPr>
          <w:rFonts w:hint="eastAsia"/>
          <w:color w:val="auto"/>
          <w:sz w:val="24"/>
        </w:rPr>
        <w:t>。</w:t>
      </w:r>
    </w:p>
    <w:p w14:paraId="13D53DB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屋内死一般寂静，只有烛火燃烧的噼啪声，众人脸色从震惊变成诧异，再到愤怒</w:t>
      </w:r>
    </w:p>
    <w:p w14:paraId="43FB0D1C">
      <w:pPr>
        <w:adjustRightInd w:val="0"/>
        <w:snapToGrid w:val="0"/>
        <w:spacing w:beforeLines="0" w:afterLines="0" w:line="360" w:lineRule="auto"/>
        <w:rPr>
          <w:rFonts w:hint="eastAsia" w:eastAsiaTheme="minorEastAsia"/>
          <w:color w:val="auto"/>
          <w:sz w:val="24"/>
          <w:lang w:eastAsia="zh-CN"/>
        </w:rPr>
      </w:pPr>
      <w:r>
        <w:rPr>
          <w:rFonts w:hint="eastAsia"/>
          <w:color w:val="auto"/>
          <w:sz w:val="24"/>
          <w:lang w:eastAsia="zh-CN"/>
        </w:rPr>
        <w:t>萧</w:t>
      </w:r>
      <w:r>
        <w:rPr>
          <w:rFonts w:hint="eastAsia"/>
          <w:color w:val="auto"/>
          <w:sz w:val="24"/>
        </w:rPr>
        <w:t>太君（脸色从慈爱骤变屈辱、暴怒，额头青筋暴起）：</w:t>
      </w:r>
      <w:r>
        <w:rPr>
          <w:rFonts w:hint="eastAsia"/>
          <w:color w:val="auto"/>
          <w:sz w:val="24"/>
          <w:lang w:val="en-US" w:eastAsia="zh-CN"/>
        </w:rPr>
        <w:t>云——笙</w:t>
      </w:r>
      <w:r>
        <w:rPr>
          <w:rFonts w:hint="eastAsia"/>
          <w:color w:val="auto"/>
          <w:sz w:val="24"/>
        </w:rPr>
        <w:t>——！</w:t>
      </w:r>
      <w:r>
        <w:rPr>
          <w:rFonts w:hint="eastAsia"/>
          <w:color w:val="auto"/>
          <w:sz w:val="24"/>
          <w:lang w:eastAsia="zh-CN"/>
        </w:rPr>
        <w:t>？</w:t>
      </w:r>
    </w:p>
    <w:p w14:paraId="15A1A69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太君一步跨上前，扬手狠狠一巴掌扇在</w:t>
      </w:r>
      <w:r>
        <w:rPr>
          <w:rFonts w:hint="eastAsia"/>
          <w:color w:val="auto"/>
          <w:sz w:val="24"/>
          <w:lang w:eastAsia="zh-CN"/>
        </w:rPr>
        <w:t>云笙</w:t>
      </w:r>
      <w:r>
        <w:rPr>
          <w:rFonts w:hint="eastAsia"/>
          <w:color w:val="auto"/>
          <w:sz w:val="24"/>
        </w:rPr>
        <w:t>脸上，清脆的巴掌声响彻屋内</w:t>
      </w:r>
    </w:p>
    <w:p w14:paraId="315AC3E6">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云笙</w:t>
      </w:r>
      <w:r>
        <w:rPr>
          <w:rFonts w:hint="eastAsia"/>
          <w:color w:val="auto"/>
          <w:sz w:val="24"/>
        </w:rPr>
        <w:t>捂着脸，头埋得更低，眼泪无声滑落</w:t>
      </w:r>
      <w:r>
        <w:rPr>
          <w:rFonts w:hint="eastAsia"/>
          <w:color w:val="auto"/>
          <w:sz w:val="24"/>
          <w:lang w:eastAsia="zh-CN"/>
        </w:rPr>
        <w:t>。</w:t>
      </w:r>
    </w:p>
    <w:p w14:paraId="0A0BF130">
      <w:pPr>
        <w:adjustRightInd w:val="0"/>
        <w:snapToGrid w:val="0"/>
        <w:spacing w:beforeLines="0" w:afterLines="0" w:line="360" w:lineRule="auto"/>
        <w:rPr>
          <w:rFonts w:hint="eastAsia"/>
          <w:color w:val="auto"/>
          <w:sz w:val="24"/>
        </w:rPr>
      </w:pPr>
      <w:r>
        <w:rPr>
          <w:rFonts w:hint="eastAsia"/>
          <w:color w:val="auto"/>
          <w:sz w:val="24"/>
          <w:lang w:eastAsia="zh-CN"/>
        </w:rPr>
        <w:t>萧</w:t>
      </w:r>
      <w:r>
        <w:rPr>
          <w:rFonts w:hint="eastAsia"/>
          <w:color w:val="auto"/>
          <w:sz w:val="24"/>
        </w:rPr>
        <w:t>太君（怒喝，声音震耳）：</w:t>
      </w:r>
      <w:r>
        <w:rPr>
          <w:rFonts w:hint="eastAsia"/>
          <w:color w:val="auto"/>
          <w:sz w:val="24"/>
          <w:lang w:eastAsia="zh-CN"/>
        </w:rPr>
        <w:t>宸王</w:t>
      </w:r>
      <w:r>
        <w:rPr>
          <w:rFonts w:hint="eastAsia"/>
          <w:color w:val="auto"/>
          <w:sz w:val="24"/>
        </w:rPr>
        <w:t>府何等门第！容你们</w:t>
      </w:r>
      <w:r>
        <w:rPr>
          <w:rFonts w:hint="eastAsia"/>
          <w:color w:val="auto"/>
          <w:sz w:val="24"/>
          <w:lang w:eastAsia="zh-CN"/>
        </w:rPr>
        <w:t>云家</w:t>
      </w:r>
      <w:r>
        <w:rPr>
          <w:rFonts w:hint="eastAsia"/>
          <w:color w:val="auto"/>
          <w:sz w:val="24"/>
        </w:rPr>
        <w:t>如此欺辱！用个庶子来搪塞！贱人！</w:t>
      </w:r>
    </w:p>
    <w:p w14:paraId="6FFA296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猛地扑上前，拉住</w:t>
      </w:r>
      <w:r>
        <w:rPr>
          <w:rFonts w:hint="eastAsia"/>
          <w:color w:val="auto"/>
          <w:sz w:val="24"/>
          <w:lang w:eastAsia="zh-CN"/>
        </w:rPr>
        <w:t>萧</w:t>
      </w:r>
      <w:r>
        <w:rPr>
          <w:rFonts w:hint="eastAsia"/>
          <w:color w:val="auto"/>
          <w:sz w:val="24"/>
        </w:rPr>
        <w:t>太君的衣袖，死死拽住，语气平静却坚定</w:t>
      </w:r>
    </w:p>
    <w:p w14:paraId="333820C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：父亲息怒！若不是</w:t>
      </w:r>
      <w:r>
        <w:rPr>
          <w:rFonts w:hint="eastAsia"/>
          <w:color w:val="auto"/>
          <w:sz w:val="24"/>
          <w:lang w:eastAsia="zh-CN"/>
        </w:rPr>
        <w:t>云笙</w:t>
      </w:r>
      <w:r>
        <w:rPr>
          <w:rFonts w:hint="eastAsia"/>
          <w:color w:val="auto"/>
          <w:sz w:val="24"/>
        </w:rPr>
        <w:t>，女儿此刻早已是一抔黄土。</w:t>
      </w:r>
    </w:p>
    <w:p w14:paraId="58216B1D">
      <w:pPr>
        <w:adjustRightInd w:val="0"/>
        <w:snapToGrid w:val="0"/>
        <w:spacing w:beforeLines="0" w:afterLines="0" w:line="360" w:lineRule="auto"/>
        <w:rPr>
          <w:rFonts w:hint="default"/>
          <w:color w:val="auto"/>
          <w:sz w:val="24"/>
          <w:lang w:val="en-US"/>
        </w:rPr>
      </w:pPr>
      <w:r>
        <w:rPr>
          <w:rFonts w:hint="default"/>
          <w:color w:val="auto"/>
          <w:sz w:val="24"/>
          <w:lang w:val="en-US" w:eastAsia="zh-CN"/>
        </w:rPr>
        <w:t>△</w:t>
      </w:r>
      <w:r>
        <w:rPr>
          <w:rFonts w:hint="eastAsia"/>
          <w:color w:val="auto"/>
          <w:sz w:val="24"/>
          <w:lang w:val="en-US" w:eastAsia="zh-CN"/>
        </w:rPr>
        <w:t>说话间凤昭咳嗽不止，萧太君扶着凤昭的白色手帕上渗出丝丝血迹。</w:t>
      </w:r>
    </w:p>
    <w:p w14:paraId="6B4EE28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太君愣住，转头看</w:t>
      </w:r>
      <w:r>
        <w:rPr>
          <w:rFonts w:hint="eastAsia"/>
          <w:color w:val="auto"/>
          <w:sz w:val="24"/>
          <w:lang w:eastAsia="zh-CN"/>
        </w:rPr>
        <w:t>凤昭</w:t>
      </w:r>
      <w:r>
        <w:rPr>
          <w:rFonts w:hint="eastAsia"/>
          <w:color w:val="auto"/>
          <w:sz w:val="24"/>
        </w:rPr>
        <w:t>，眼眶通红</w:t>
      </w:r>
    </w:p>
    <w:p w14:paraId="741491D0">
      <w:pPr>
        <w:adjustRightInd w:val="0"/>
        <w:snapToGrid w:val="0"/>
        <w:spacing w:beforeLines="0" w:afterLines="0" w:line="360" w:lineRule="auto"/>
        <w:rPr>
          <w:rFonts w:hint="eastAsia"/>
          <w:color w:val="auto"/>
          <w:sz w:val="24"/>
        </w:rPr>
      </w:pPr>
      <w:r>
        <w:rPr>
          <w:rFonts w:hint="eastAsia"/>
          <w:color w:val="auto"/>
          <w:sz w:val="24"/>
          <w:lang w:val="en-US" w:eastAsia="zh-CN"/>
        </w:rPr>
        <w:t>萧太君</w:t>
      </w:r>
      <w:r>
        <w:rPr>
          <w:rFonts w:hint="eastAsia"/>
          <w:color w:val="auto"/>
          <w:sz w:val="24"/>
        </w:rPr>
        <w:t>：</w:t>
      </w:r>
      <w:r>
        <w:rPr>
          <w:rFonts w:hint="eastAsia"/>
          <w:color w:val="auto"/>
          <w:sz w:val="24"/>
          <w:lang w:eastAsia="zh-CN"/>
        </w:rPr>
        <w:t>昭儿</w:t>
      </w:r>
      <w:r>
        <w:rPr>
          <w:rFonts w:hint="eastAsia"/>
          <w:color w:val="auto"/>
          <w:sz w:val="24"/>
        </w:rPr>
        <w:t>？你护着他？</w:t>
      </w:r>
    </w:p>
    <w:p w14:paraId="470F787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抬手抚上</w:t>
      </w:r>
      <w:r>
        <w:rPr>
          <w:rFonts w:hint="eastAsia"/>
          <w:color w:val="auto"/>
          <w:sz w:val="24"/>
          <w:lang w:eastAsia="zh-CN"/>
        </w:rPr>
        <w:t>云笙</w:t>
      </w:r>
      <w:r>
        <w:rPr>
          <w:rFonts w:hint="eastAsia"/>
          <w:color w:val="auto"/>
          <w:sz w:val="24"/>
        </w:rPr>
        <w:t>红肿的脸颊，眼神温柔</w:t>
      </w:r>
    </w:p>
    <w:p w14:paraId="1F653645">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w:t>
      </w:r>
      <w:r>
        <w:rPr>
          <w:rFonts w:hint="eastAsia"/>
          <w:color w:val="auto"/>
          <w:sz w:val="24"/>
          <w:lang w:val="en-US" w:eastAsia="zh-CN"/>
        </w:rPr>
        <w:t>既已洞房</w:t>
      </w:r>
      <w:r>
        <w:rPr>
          <w:rFonts w:hint="eastAsia"/>
          <w:color w:val="auto"/>
          <w:sz w:val="24"/>
        </w:rPr>
        <w:t>，便是天定缘分。我在鬼门关前，听见他说要陪我长久，我才活过来的。</w:t>
      </w:r>
    </w:p>
    <w:p w14:paraId="28B1461F">
      <w:pPr>
        <w:adjustRightInd w:val="0"/>
        <w:snapToGrid w:val="0"/>
        <w:spacing w:beforeLines="0" w:afterLines="0" w:line="360" w:lineRule="auto"/>
        <w:rPr>
          <w:rFonts w:hint="eastAsia"/>
          <w:color w:val="auto"/>
          <w:sz w:val="24"/>
        </w:rPr>
      </w:pPr>
      <w:r>
        <w:rPr>
          <w:rFonts w:hint="eastAsia"/>
          <w:color w:val="auto"/>
          <w:sz w:val="24"/>
          <w:lang w:eastAsia="zh-CN"/>
        </w:rPr>
        <w:t>侍从</w:t>
      </w:r>
      <w:r>
        <w:rPr>
          <w:rFonts w:hint="eastAsia"/>
          <w:color w:val="auto"/>
          <w:sz w:val="24"/>
        </w:rPr>
        <w:t>（站在一旁，惊叹出声，点头）：竟是歪打正着！这庶子，是聚福的命数啊！</w:t>
      </w:r>
    </w:p>
    <w:p w14:paraId="4164213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eastAsia="zh-CN"/>
        </w:rPr>
        <w:t>云笙</w:t>
      </w:r>
      <w:r>
        <w:rPr>
          <w:rFonts w:hint="default"/>
          <w:color w:val="auto"/>
          <w:sz w:val="24"/>
          <w:lang w:val="en-US" w:eastAsia="zh-CN"/>
        </w:rPr>
        <w:t>死死咬着唇，眼眶滚烫，抬头偷偷看</w:t>
      </w:r>
      <w:r>
        <w:rPr>
          <w:rFonts w:hint="eastAsia"/>
          <w:color w:val="auto"/>
          <w:sz w:val="24"/>
          <w:lang w:val="en-US" w:eastAsia="zh-CN"/>
        </w:rPr>
        <w:t>凤昭</w:t>
      </w:r>
    </w:p>
    <w:p w14:paraId="402340FB">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default"/>
          <w:color w:val="auto"/>
          <w:sz w:val="24"/>
          <w:lang w:val="en-US" w:eastAsia="zh-CN"/>
        </w:rPr>
        <w:t>OS）：殿下……为何要护着我这个庶子……</w:t>
      </w:r>
    </w:p>
    <w:p w14:paraId="4052E08E">
      <w:pPr>
        <w:adjustRightInd w:val="0"/>
        <w:snapToGrid w:val="0"/>
        <w:spacing w:beforeLines="0" w:afterLines="0" w:line="360" w:lineRule="auto"/>
        <w:rPr>
          <w:rFonts w:hint="eastAsia"/>
          <w:color w:val="auto"/>
          <w:sz w:val="24"/>
        </w:rPr>
      </w:pPr>
    </w:p>
    <w:p w14:paraId="2672CD44">
      <w:pPr>
        <w:adjustRightInd w:val="0"/>
        <w:snapToGrid w:val="0"/>
        <w:spacing w:beforeLines="0" w:afterLines="0" w:line="360" w:lineRule="auto"/>
        <w:rPr>
          <w:rFonts w:hint="eastAsia"/>
          <w:color w:val="auto"/>
          <w:sz w:val="24"/>
          <w:u w:val="single"/>
        </w:rPr>
      </w:pPr>
      <w:r>
        <w:rPr>
          <w:rFonts w:hint="eastAsia"/>
          <w:color w:val="auto"/>
          <w:sz w:val="24"/>
          <w:u w:val="single"/>
        </w:rPr>
        <w:t>2-</w:t>
      </w:r>
      <w:r>
        <w:rPr>
          <w:rFonts w:hint="eastAsia"/>
          <w:color w:val="auto"/>
          <w:sz w:val="24"/>
          <w:u w:val="single"/>
          <w:lang w:eastAsia="zh-CN"/>
        </w:rPr>
        <w:t>2</w:t>
      </w:r>
      <w:r>
        <w:rPr>
          <w:rFonts w:hint="eastAsia"/>
          <w:color w:val="auto"/>
          <w:sz w:val="24"/>
          <w:u w:val="single"/>
        </w:rPr>
        <w:t xml:space="preserve"> 皇宫御书房 日 内 </w:t>
      </w:r>
    </w:p>
    <w:p w14:paraId="26A4E50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皇宫御书房，明黄纱帐，女帝斜倚龙椅，指尖转着玉笔，漫不经心</w:t>
      </w:r>
    </w:p>
    <w:p w14:paraId="6A1E3BC9">
      <w:pPr>
        <w:adjustRightInd w:val="0"/>
        <w:snapToGrid w:val="0"/>
        <w:spacing w:beforeLines="0" w:afterLines="0" w:line="360" w:lineRule="auto"/>
        <w:rPr>
          <w:rFonts w:hint="eastAsia"/>
          <w:color w:val="auto"/>
          <w:sz w:val="24"/>
        </w:rPr>
      </w:pPr>
      <w:r>
        <w:rPr>
          <w:rFonts w:hint="eastAsia"/>
          <w:color w:val="auto"/>
          <w:sz w:val="24"/>
        </w:rPr>
        <w:t>女帝：那病秧子，还真被冲活了？</w:t>
      </w:r>
    </w:p>
    <w:p w14:paraId="7989425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近宠赔笑，躬身</w:t>
      </w:r>
    </w:p>
    <w:p w14:paraId="7BD636B3">
      <w:pPr>
        <w:adjustRightInd w:val="0"/>
        <w:snapToGrid w:val="0"/>
        <w:spacing w:beforeLines="0" w:afterLines="0" w:line="360" w:lineRule="auto"/>
        <w:rPr>
          <w:rFonts w:hint="eastAsia"/>
          <w:color w:val="auto"/>
          <w:sz w:val="24"/>
        </w:rPr>
      </w:pPr>
      <w:r>
        <w:rPr>
          <w:rFonts w:hint="eastAsia"/>
          <w:color w:val="auto"/>
          <w:sz w:val="24"/>
          <w:lang w:val="en-US" w:eastAsia="zh-CN"/>
        </w:rPr>
        <w:t>近宠</w:t>
      </w:r>
      <w:r>
        <w:rPr>
          <w:rFonts w:hint="eastAsia"/>
          <w:color w:val="auto"/>
          <w:sz w:val="24"/>
        </w:rPr>
        <w:t>：托陛下洪福，</w:t>
      </w:r>
      <w:r>
        <w:rPr>
          <w:rFonts w:hint="eastAsia"/>
          <w:color w:val="auto"/>
          <w:sz w:val="24"/>
          <w:lang w:eastAsia="zh-CN"/>
        </w:rPr>
        <w:t>宸王</w:t>
      </w:r>
      <w:r>
        <w:rPr>
          <w:rFonts w:hint="eastAsia"/>
          <w:color w:val="auto"/>
          <w:sz w:val="24"/>
        </w:rPr>
        <w:t>殿下逢凶化吉。</w:t>
      </w:r>
    </w:p>
    <w:p w14:paraId="4950C32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女帝嗤笑，笔尖点着桌案</w:t>
      </w:r>
    </w:p>
    <w:p w14:paraId="09726D2B">
      <w:pPr>
        <w:adjustRightInd w:val="0"/>
        <w:snapToGrid w:val="0"/>
        <w:spacing w:beforeLines="0" w:afterLines="0" w:line="360" w:lineRule="auto"/>
        <w:rPr>
          <w:rFonts w:hint="eastAsia"/>
          <w:color w:val="auto"/>
          <w:sz w:val="24"/>
        </w:rPr>
      </w:pPr>
      <w:r>
        <w:rPr>
          <w:rFonts w:hint="eastAsia"/>
          <w:color w:val="auto"/>
          <w:sz w:val="24"/>
          <w:lang w:val="en-US" w:eastAsia="zh-CN"/>
        </w:rPr>
        <w:t>女帝</w:t>
      </w:r>
      <w:r>
        <w:rPr>
          <w:rFonts w:hint="eastAsia"/>
          <w:color w:val="auto"/>
          <w:sz w:val="24"/>
        </w:rPr>
        <w:t>：</w:t>
      </w:r>
      <w:r>
        <w:rPr>
          <w:rFonts w:hint="eastAsia"/>
          <w:color w:val="auto"/>
          <w:sz w:val="24"/>
          <w:lang w:eastAsia="zh-CN"/>
        </w:rPr>
        <w:t>云相国</w:t>
      </w:r>
      <w:r>
        <w:rPr>
          <w:rFonts w:hint="eastAsia"/>
          <w:color w:val="auto"/>
          <w:sz w:val="24"/>
        </w:rPr>
        <w:t>这步棋走得妙，庶子嫁姬家，嫡子攀老</w:t>
      </w:r>
      <w:r>
        <w:rPr>
          <w:rFonts w:hint="eastAsia"/>
          <w:color w:val="auto"/>
          <w:sz w:val="24"/>
          <w:lang w:val="en-US" w:eastAsia="zh-CN"/>
        </w:rPr>
        <w:t>三</w:t>
      </w:r>
      <w:r>
        <w:rPr>
          <w:rFonts w:hint="eastAsia"/>
          <w:color w:val="auto"/>
          <w:sz w:val="24"/>
        </w:rPr>
        <w:t>。</w:t>
      </w:r>
    </w:p>
    <w:p w14:paraId="3724F4A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近宠瞬间冷汗直冒，“扑通”跪地，头不敢抬</w:t>
      </w:r>
    </w:p>
    <w:p w14:paraId="0BB87EEC">
      <w:pPr>
        <w:adjustRightInd w:val="0"/>
        <w:snapToGrid w:val="0"/>
        <w:spacing w:beforeLines="0" w:afterLines="0" w:line="360" w:lineRule="auto"/>
        <w:rPr>
          <w:rFonts w:hint="eastAsia"/>
          <w:color w:val="auto"/>
          <w:sz w:val="24"/>
        </w:rPr>
      </w:pPr>
      <w:r>
        <w:rPr>
          <w:rFonts w:hint="eastAsia"/>
          <w:color w:val="auto"/>
          <w:sz w:val="24"/>
        </w:rPr>
        <w:t>女帝（淡淡开口，语气无波）：</w:t>
      </w:r>
      <w:r>
        <w:rPr>
          <w:rFonts w:hint="eastAsia"/>
          <w:color w:val="auto"/>
          <w:sz w:val="24"/>
          <w:lang w:eastAsia="zh-CN"/>
        </w:rPr>
        <w:t>宸王</w:t>
      </w:r>
      <w:r>
        <w:rPr>
          <w:rFonts w:hint="eastAsia"/>
          <w:color w:val="auto"/>
          <w:sz w:val="24"/>
        </w:rPr>
        <w:t>受了委屈，赐黄金万两。</w:t>
      </w:r>
      <w:r>
        <w:rPr>
          <w:rFonts w:hint="eastAsia"/>
          <w:color w:val="auto"/>
          <w:sz w:val="24"/>
          <w:lang w:eastAsia="zh-CN"/>
        </w:rPr>
        <w:t>云家</w:t>
      </w:r>
      <w:r>
        <w:rPr>
          <w:rFonts w:hint="eastAsia"/>
          <w:color w:val="auto"/>
          <w:sz w:val="24"/>
        </w:rPr>
        <w:t>……赐浑酒一壶。</w:t>
      </w:r>
    </w:p>
    <w:p w14:paraId="65412185">
      <w:pPr>
        <w:adjustRightInd w:val="0"/>
        <w:snapToGrid w:val="0"/>
        <w:spacing w:beforeLines="0" w:afterLines="0" w:line="360" w:lineRule="auto"/>
        <w:rPr>
          <w:rFonts w:hint="eastAsia"/>
          <w:color w:val="auto"/>
          <w:sz w:val="24"/>
        </w:rPr>
      </w:pPr>
      <w:r>
        <w:rPr>
          <w:rFonts w:hint="eastAsia"/>
          <w:color w:val="auto"/>
          <w:sz w:val="24"/>
        </w:rPr>
        <w:t>【卡点结尾】 女帝话音落，近宠俯首应声“诺”，镜头给到御书房外的宫墙，冷风扫过，宫铃轻响，画面定格在刻着“慎刑”的牌匾上。</w:t>
      </w:r>
    </w:p>
    <w:p w14:paraId="5A6B6F26">
      <w:pPr>
        <w:adjustRightInd w:val="0"/>
        <w:snapToGrid w:val="0"/>
        <w:spacing w:beforeLines="0" w:afterLines="0" w:line="360" w:lineRule="auto"/>
        <w:rPr>
          <w:rFonts w:hint="eastAsia"/>
          <w:color w:val="auto"/>
          <w:sz w:val="24"/>
        </w:rPr>
      </w:pPr>
    </w:p>
    <w:p w14:paraId="2FAF33D5">
      <w:pPr>
        <w:adjustRightInd w:val="0"/>
        <w:snapToGrid w:val="0"/>
        <w:spacing w:beforeLines="0" w:afterLines="0" w:line="360" w:lineRule="auto"/>
        <w:rPr>
          <w:rFonts w:hint="eastAsia"/>
          <w:color w:val="auto"/>
          <w:sz w:val="24"/>
        </w:rPr>
      </w:pPr>
    </w:p>
    <w:p w14:paraId="7B17CAA7">
      <w:pPr>
        <w:adjustRightInd w:val="0"/>
        <w:snapToGrid w:val="0"/>
        <w:spacing w:beforeLines="0" w:afterLines="0" w:line="360" w:lineRule="auto"/>
        <w:rPr>
          <w:rFonts w:hint="eastAsia"/>
          <w:color w:val="auto"/>
          <w:sz w:val="24"/>
        </w:rPr>
      </w:pPr>
      <w:r>
        <w:rPr>
          <w:rFonts w:hint="eastAsia"/>
          <w:b/>
          <w:bCs/>
          <w:color w:val="auto"/>
          <w:sz w:val="24"/>
        </w:rPr>
        <w:t>第三集</w:t>
      </w:r>
      <w:r>
        <w:rPr>
          <w:rFonts w:hint="eastAsia"/>
          <w:color w:val="auto"/>
          <w:sz w:val="24"/>
        </w:rPr>
        <w:t xml:space="preserve"> </w:t>
      </w:r>
      <w:r>
        <w:rPr>
          <w:rFonts w:hint="eastAsia"/>
          <w:color w:val="auto"/>
          <w:sz w:val="24"/>
          <w:lang w:eastAsia="zh-CN"/>
        </w:rPr>
        <w:t>云家</w:t>
      </w:r>
      <w:r>
        <w:rPr>
          <w:rFonts w:hint="eastAsia"/>
          <w:color w:val="auto"/>
          <w:sz w:val="24"/>
        </w:rPr>
        <w:t>受罚，黎封如君</w:t>
      </w:r>
    </w:p>
    <w:p w14:paraId="4FEA165C">
      <w:pPr>
        <w:adjustRightInd w:val="0"/>
        <w:snapToGrid w:val="0"/>
        <w:spacing w:beforeLines="0" w:afterLines="0" w:line="360" w:lineRule="auto"/>
        <w:rPr>
          <w:rFonts w:hint="eastAsia"/>
          <w:color w:val="auto"/>
          <w:sz w:val="24"/>
          <w:u w:val="single"/>
        </w:rPr>
      </w:pPr>
      <w:r>
        <w:rPr>
          <w:rFonts w:hint="eastAsia"/>
          <w:color w:val="auto"/>
          <w:sz w:val="24"/>
          <w:u w:val="single"/>
        </w:rPr>
        <w:t xml:space="preserve">3-1 相国府正厅 日 内 </w:t>
      </w:r>
    </w:p>
    <w:p w14:paraId="1DE58F1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相国府正厅，雕梁画栋，却气氛凝滞，地上散落着碎裂的青瓷杯，茶水溅了一地</w:t>
      </w:r>
    </w:p>
    <w:p w14:paraId="7BC97D3F">
      <w:pPr>
        <w:adjustRightInd w:val="0"/>
        <w:snapToGrid w:val="0"/>
        <w:spacing w:beforeLines="0" w:afterLines="0" w:line="360" w:lineRule="auto"/>
        <w:rPr>
          <w:rFonts w:hint="eastAsia"/>
          <w:color w:val="auto"/>
          <w:sz w:val="24"/>
        </w:rPr>
      </w:pPr>
      <w:r>
        <w:rPr>
          <w:rFonts w:hint="eastAsia"/>
          <w:color w:val="auto"/>
          <w:sz w:val="24"/>
        </w:rPr>
        <w:t>△</w:t>
      </w:r>
      <w:r>
        <w:rPr>
          <w:rFonts w:hint="eastAsia"/>
          <w:color w:val="auto"/>
          <w:sz w:val="24"/>
          <w:lang w:eastAsia="zh-CN"/>
        </w:rPr>
        <w:t>云</w:t>
      </w:r>
      <w:r>
        <w:rPr>
          <w:rFonts w:hint="eastAsia"/>
          <w:color w:val="auto"/>
          <w:sz w:val="24"/>
        </w:rPr>
        <w:t>相国站在厅中，脸色铁青，一脚踹翻身边的锦凳，怒吼出声</w:t>
      </w:r>
    </w:p>
    <w:p w14:paraId="37D172F1">
      <w:pPr>
        <w:adjustRightInd w:val="0"/>
        <w:snapToGrid w:val="0"/>
        <w:spacing w:beforeLines="0" w:afterLines="0" w:line="360" w:lineRule="auto"/>
        <w:rPr>
          <w:rFonts w:hint="eastAsia"/>
          <w:color w:val="auto"/>
          <w:sz w:val="24"/>
        </w:rPr>
      </w:pPr>
      <w:r>
        <w:rPr>
          <w:rFonts w:hint="eastAsia"/>
          <w:color w:val="auto"/>
          <w:sz w:val="24"/>
          <w:lang w:eastAsia="zh-CN"/>
        </w:rPr>
        <w:t>云</w:t>
      </w:r>
      <w:r>
        <w:rPr>
          <w:rFonts w:hint="eastAsia"/>
          <w:color w:val="auto"/>
          <w:sz w:val="24"/>
        </w:rPr>
        <w:t>相国：</w:t>
      </w:r>
      <w:r>
        <w:rPr>
          <w:rFonts w:hint="eastAsia"/>
          <w:color w:val="auto"/>
          <w:sz w:val="24"/>
          <w:lang w:val="en-US" w:eastAsia="zh-CN"/>
        </w:rPr>
        <w:t>萧</w:t>
      </w:r>
      <w:r>
        <w:rPr>
          <w:rFonts w:hint="eastAsia"/>
          <w:color w:val="auto"/>
          <w:sz w:val="24"/>
        </w:rPr>
        <w:t>氏那个疯子！竟敢带人掀我相国府的屋顶！真当我</w:t>
      </w:r>
      <w:r>
        <w:rPr>
          <w:rFonts w:hint="eastAsia"/>
          <w:color w:val="auto"/>
          <w:sz w:val="24"/>
          <w:lang w:eastAsia="zh-CN"/>
        </w:rPr>
        <w:t>云</w:t>
      </w:r>
      <w:r>
        <w:rPr>
          <w:rFonts w:hint="eastAsia"/>
          <w:color w:val="auto"/>
          <w:sz w:val="24"/>
        </w:rPr>
        <w:t>家好欺负！</w:t>
      </w:r>
    </w:p>
    <w:p w14:paraId="66702EBA">
      <w:pPr>
        <w:adjustRightInd w:val="0"/>
        <w:snapToGrid w:val="0"/>
        <w:spacing w:beforeLines="0" w:afterLines="0" w:line="360" w:lineRule="auto"/>
        <w:rPr>
          <w:rFonts w:hint="eastAsia"/>
          <w:color w:val="auto"/>
          <w:sz w:val="24"/>
        </w:rPr>
      </w:pPr>
      <w:r>
        <w:rPr>
          <w:rFonts w:hint="eastAsia"/>
          <w:color w:val="auto"/>
          <w:sz w:val="24"/>
        </w:rPr>
        <w:t>△白胭焦急上前，拉住</w:t>
      </w:r>
      <w:r>
        <w:rPr>
          <w:rFonts w:hint="eastAsia"/>
          <w:color w:val="auto"/>
          <w:sz w:val="24"/>
          <w:lang w:eastAsia="zh-CN"/>
        </w:rPr>
        <w:t>云</w:t>
      </w:r>
      <w:r>
        <w:rPr>
          <w:rFonts w:hint="eastAsia"/>
          <w:color w:val="auto"/>
          <w:sz w:val="24"/>
        </w:rPr>
        <w:t>相国的衣袖。</w:t>
      </w:r>
    </w:p>
    <w:p w14:paraId="3BD32709">
      <w:pPr>
        <w:adjustRightInd w:val="0"/>
        <w:snapToGrid w:val="0"/>
        <w:spacing w:beforeLines="0" w:afterLines="0" w:line="360" w:lineRule="auto"/>
        <w:rPr>
          <w:rFonts w:hint="eastAsia"/>
          <w:color w:val="auto"/>
          <w:sz w:val="24"/>
        </w:rPr>
      </w:pPr>
      <w:r>
        <w:rPr>
          <w:rFonts w:hint="eastAsia"/>
          <w:color w:val="auto"/>
          <w:sz w:val="24"/>
          <w:lang w:eastAsia="zh-CN"/>
        </w:rPr>
        <w:t>云</w:t>
      </w:r>
      <w:r>
        <w:rPr>
          <w:rFonts w:hint="eastAsia"/>
          <w:color w:val="auto"/>
          <w:sz w:val="24"/>
        </w:rPr>
        <w:t>胭（声音发颤）：母亲！</w:t>
      </w:r>
      <w:r>
        <w:rPr>
          <w:rFonts w:hint="eastAsia"/>
          <w:color w:val="auto"/>
          <w:sz w:val="24"/>
          <w:lang w:val="en-US" w:eastAsia="zh-CN"/>
        </w:rPr>
        <w:t>宸</w:t>
      </w:r>
      <w:r>
        <w:rPr>
          <w:rFonts w:hint="eastAsia"/>
          <w:color w:val="auto"/>
          <w:sz w:val="24"/>
        </w:rPr>
        <w:t>王府的人刚走，宫里的人就来了！</w:t>
      </w:r>
    </w:p>
    <w:p w14:paraId="26C0EBEF">
      <w:pPr>
        <w:adjustRightInd w:val="0"/>
        <w:snapToGrid w:val="0"/>
        <w:spacing w:beforeLines="0" w:afterLines="0" w:line="360" w:lineRule="auto"/>
        <w:ind w:firstLine="0" w:firstLineChars="0"/>
        <w:rPr>
          <w:rFonts w:hint="eastAsia"/>
          <w:color w:val="auto"/>
          <w:sz w:val="24"/>
        </w:rPr>
      </w:pPr>
      <w:r>
        <w:rPr>
          <w:rFonts w:hint="default"/>
          <w:color w:val="auto"/>
          <w:sz w:val="24"/>
          <w:lang w:val="en-US" w:eastAsia="zh-CN"/>
        </w:rPr>
        <w:t>△</w:t>
      </w:r>
      <w:r>
        <w:rPr>
          <w:rFonts w:hint="eastAsia"/>
          <w:color w:val="auto"/>
          <w:sz w:val="24"/>
        </w:rPr>
        <w:t>内侍尖着嗓子进门，手捧圣旨，面色冰冷</w:t>
      </w:r>
    </w:p>
    <w:p w14:paraId="6F1DED45">
      <w:pPr>
        <w:adjustRightInd w:val="0"/>
        <w:snapToGrid w:val="0"/>
        <w:spacing w:beforeLines="0" w:afterLines="0" w:line="360" w:lineRule="auto"/>
        <w:rPr>
          <w:rFonts w:hint="eastAsia"/>
          <w:color w:val="auto"/>
          <w:sz w:val="24"/>
        </w:rPr>
      </w:pPr>
      <w:r>
        <w:rPr>
          <w:rFonts w:hint="eastAsia"/>
          <w:color w:val="auto"/>
          <w:sz w:val="24"/>
        </w:rPr>
        <w:t>内侍：圣旨到——</w:t>
      </w:r>
      <w:r>
        <w:rPr>
          <w:rFonts w:hint="eastAsia"/>
          <w:color w:val="auto"/>
          <w:sz w:val="24"/>
          <w:lang w:eastAsia="zh-CN"/>
        </w:rPr>
        <w:t>云相国</w:t>
      </w:r>
      <w:r>
        <w:rPr>
          <w:rFonts w:hint="eastAsia"/>
          <w:color w:val="auto"/>
          <w:sz w:val="24"/>
        </w:rPr>
        <w:t>接旨！</w:t>
      </w:r>
    </w:p>
    <w:p w14:paraId="1C54911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慌忙整理朝服，“噗通”跪地</w:t>
      </w:r>
    </w:p>
    <w:p w14:paraId="5C7B6839">
      <w:pPr>
        <w:adjustRightInd w:val="0"/>
        <w:snapToGrid w:val="0"/>
        <w:spacing w:beforeLines="0" w:afterLines="0" w:line="360" w:lineRule="auto"/>
        <w:rPr>
          <w:rFonts w:hint="eastAsia"/>
          <w:color w:val="auto"/>
          <w:sz w:val="24"/>
        </w:rPr>
      </w:pPr>
      <w:r>
        <w:rPr>
          <w:rFonts w:hint="eastAsia"/>
          <w:color w:val="auto"/>
          <w:sz w:val="24"/>
          <w:lang w:val="en-US" w:eastAsia="zh-CN"/>
        </w:rPr>
        <w:t>云相国</w:t>
      </w:r>
      <w:r>
        <w:rPr>
          <w:rFonts w:hint="eastAsia"/>
          <w:color w:val="auto"/>
          <w:sz w:val="24"/>
        </w:rPr>
        <w:t>：臣接旨！</w:t>
      </w:r>
    </w:p>
    <w:p w14:paraId="1A9224B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内侍展开圣旨，冷面宣读</w:t>
      </w:r>
    </w:p>
    <w:p w14:paraId="24EF0BD2">
      <w:pPr>
        <w:adjustRightInd w:val="0"/>
        <w:snapToGrid w:val="0"/>
        <w:spacing w:beforeLines="0" w:afterLines="0" w:line="360" w:lineRule="auto"/>
        <w:rPr>
          <w:rFonts w:hint="eastAsia"/>
          <w:color w:val="auto"/>
          <w:sz w:val="24"/>
        </w:rPr>
      </w:pPr>
      <w:r>
        <w:rPr>
          <w:rFonts w:hint="eastAsia"/>
          <w:color w:val="auto"/>
          <w:sz w:val="24"/>
          <w:lang w:val="en-US" w:eastAsia="zh-CN"/>
        </w:rPr>
        <w:t>内侍</w:t>
      </w:r>
      <w:r>
        <w:rPr>
          <w:rFonts w:hint="eastAsia"/>
          <w:color w:val="auto"/>
          <w:sz w:val="24"/>
        </w:rPr>
        <w:t>：赐浑酒一壶。</w:t>
      </w:r>
    </w:p>
    <w:p w14:paraId="5247361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愣住，脸色煞白如纸，颤抖着接过酒壶，内侍冷眼盯着</w:t>
      </w:r>
      <w:r>
        <w:rPr>
          <w:rFonts w:hint="eastAsia"/>
          <w:color w:val="auto"/>
          <w:sz w:val="24"/>
          <w:lang w:eastAsia="zh-CN"/>
        </w:rPr>
        <w:t>，云相国</w:t>
      </w:r>
      <w:r>
        <w:rPr>
          <w:rFonts w:hint="eastAsia"/>
          <w:color w:val="auto"/>
          <w:sz w:val="24"/>
        </w:rPr>
        <w:t>咬牙，仰头灌下浑酒，呛得剧烈咳嗽，脸色涨紫</w:t>
      </w:r>
    </w:p>
    <w:p w14:paraId="066ADE0D">
      <w:pPr>
        <w:adjustRightInd w:val="0"/>
        <w:snapToGrid w:val="0"/>
        <w:spacing w:beforeLines="0" w:afterLines="0" w:line="360" w:lineRule="auto"/>
        <w:rPr>
          <w:rFonts w:hint="eastAsia"/>
          <w:color w:val="auto"/>
          <w:sz w:val="24"/>
        </w:rPr>
      </w:pPr>
      <w:r>
        <w:rPr>
          <w:rFonts w:hint="eastAsia"/>
          <w:color w:val="auto"/>
          <w:sz w:val="24"/>
          <w:lang w:val="en-US" w:eastAsia="zh-CN"/>
        </w:rPr>
        <w:t>云相国</w:t>
      </w:r>
      <w:r>
        <w:rPr>
          <w:rFonts w:hint="eastAsia"/>
          <w:color w:val="auto"/>
          <w:sz w:val="24"/>
        </w:rPr>
        <w:t>：咳……咳咳……</w:t>
      </w:r>
    </w:p>
    <w:p w14:paraId="17F450E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内侍转身离去，</w:t>
      </w:r>
      <w:r>
        <w:rPr>
          <w:rFonts w:hint="eastAsia"/>
          <w:color w:val="auto"/>
          <w:sz w:val="24"/>
          <w:lang w:eastAsia="zh-CN"/>
        </w:rPr>
        <w:t>云相国</w:t>
      </w:r>
      <w:r>
        <w:rPr>
          <w:rFonts w:hint="eastAsia"/>
          <w:color w:val="auto"/>
          <w:sz w:val="24"/>
        </w:rPr>
        <w:t>待脚步声走远，两眼一翻，直挺挺倒在地上</w:t>
      </w:r>
    </w:p>
    <w:p w14:paraId="3EEF957E">
      <w:pPr>
        <w:adjustRightInd w:val="0"/>
        <w:snapToGrid w:val="0"/>
        <w:spacing w:beforeLines="0" w:afterLines="0" w:line="360" w:lineRule="auto"/>
        <w:rPr>
          <w:rFonts w:hint="eastAsia"/>
          <w:color w:val="auto"/>
          <w:sz w:val="24"/>
        </w:rPr>
      </w:pPr>
      <w:r>
        <w:rPr>
          <w:rFonts w:hint="eastAsia"/>
          <w:color w:val="auto"/>
          <w:sz w:val="24"/>
        </w:rPr>
        <w:t>众人（惊呼）：相国！快传大夫！催吐！</w:t>
      </w:r>
    </w:p>
    <w:p w14:paraId="7A011940">
      <w:pPr>
        <w:adjustRightInd w:val="0"/>
        <w:snapToGrid w:val="0"/>
        <w:spacing w:beforeLines="0" w:afterLines="0" w:line="360" w:lineRule="auto"/>
        <w:rPr>
          <w:rFonts w:hint="eastAsia"/>
          <w:color w:val="auto"/>
          <w:sz w:val="24"/>
        </w:rPr>
      </w:pPr>
    </w:p>
    <w:p w14:paraId="04BBB5D8">
      <w:pPr>
        <w:adjustRightInd w:val="0"/>
        <w:snapToGrid w:val="0"/>
        <w:spacing w:beforeLines="0" w:afterLines="0" w:line="360" w:lineRule="auto"/>
        <w:rPr>
          <w:rFonts w:hint="eastAsia"/>
          <w:color w:val="auto"/>
          <w:sz w:val="24"/>
          <w:u w:val="single"/>
        </w:rPr>
      </w:pPr>
      <w:r>
        <w:rPr>
          <w:rFonts w:hint="eastAsia"/>
          <w:color w:val="auto"/>
          <w:sz w:val="24"/>
          <w:u w:val="single"/>
        </w:rPr>
        <w:t xml:space="preserve">3-2 </w:t>
      </w:r>
      <w:r>
        <w:rPr>
          <w:rFonts w:hint="eastAsia"/>
          <w:color w:val="auto"/>
          <w:sz w:val="24"/>
          <w:u w:val="single"/>
          <w:lang w:eastAsia="zh-CN"/>
        </w:rPr>
        <w:t>宸王</w:t>
      </w:r>
      <w:r>
        <w:rPr>
          <w:rFonts w:hint="eastAsia"/>
          <w:color w:val="auto"/>
          <w:sz w:val="24"/>
          <w:u w:val="single"/>
        </w:rPr>
        <w:t xml:space="preserve">府 日 内 </w:t>
      </w:r>
    </w:p>
    <w:p w14:paraId="4132264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宸王</w:t>
      </w:r>
      <w:r>
        <w:rPr>
          <w:rFonts w:hint="eastAsia"/>
          <w:color w:val="auto"/>
          <w:sz w:val="24"/>
        </w:rPr>
        <w:t>府正厅，一箱箱黄金玉帛抬进厅内，金光闪闪，</w:t>
      </w:r>
      <w:r>
        <w:rPr>
          <w:rFonts w:hint="eastAsia"/>
          <w:color w:val="auto"/>
          <w:sz w:val="24"/>
          <w:lang w:eastAsia="zh-CN"/>
        </w:rPr>
        <w:t>萧</w:t>
      </w:r>
      <w:r>
        <w:rPr>
          <w:rFonts w:hint="eastAsia"/>
          <w:color w:val="auto"/>
          <w:sz w:val="24"/>
        </w:rPr>
        <w:t>太君坐在主位，脸色依旧难看</w:t>
      </w:r>
    </w:p>
    <w:p w14:paraId="4FBDCB3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太君看着黄金，一拍桌案，咬牙切齿</w:t>
      </w:r>
    </w:p>
    <w:p w14:paraId="049EE309">
      <w:pPr>
        <w:adjustRightInd w:val="0"/>
        <w:snapToGrid w:val="0"/>
        <w:spacing w:beforeLines="0" w:afterLines="0" w:line="360" w:lineRule="auto"/>
        <w:rPr>
          <w:rFonts w:hint="eastAsia"/>
          <w:color w:val="auto"/>
          <w:sz w:val="24"/>
        </w:rPr>
      </w:pPr>
      <w:r>
        <w:rPr>
          <w:rFonts w:hint="eastAsia"/>
          <w:color w:val="auto"/>
          <w:sz w:val="24"/>
          <w:lang w:eastAsia="zh-CN"/>
        </w:rPr>
        <w:t>萧</w:t>
      </w:r>
      <w:r>
        <w:rPr>
          <w:rFonts w:hint="eastAsia"/>
          <w:color w:val="auto"/>
          <w:sz w:val="24"/>
        </w:rPr>
        <w:t>太君：化干戈为玉帛？陛下这是让我忍下这口气！</w:t>
      </w:r>
    </w:p>
    <w:p w14:paraId="33771092">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疏白</w:t>
      </w:r>
      <w:r>
        <w:rPr>
          <w:rFonts w:hint="eastAsia"/>
          <w:color w:val="auto"/>
          <w:sz w:val="24"/>
        </w:rPr>
        <w:t>轻拍</w:t>
      </w:r>
      <w:r>
        <w:rPr>
          <w:rFonts w:hint="eastAsia"/>
          <w:color w:val="auto"/>
          <w:sz w:val="24"/>
          <w:lang w:eastAsia="zh-CN"/>
        </w:rPr>
        <w:t>萧</w:t>
      </w:r>
      <w:r>
        <w:rPr>
          <w:rFonts w:hint="eastAsia"/>
          <w:color w:val="auto"/>
          <w:sz w:val="24"/>
        </w:rPr>
        <w:t>太君的背，递上茶水</w:t>
      </w:r>
      <w:r>
        <w:rPr>
          <w:rFonts w:hint="eastAsia"/>
          <w:color w:val="auto"/>
          <w:sz w:val="24"/>
          <w:lang w:eastAsia="zh-CN"/>
        </w:rPr>
        <w:t>。</w:t>
      </w:r>
    </w:p>
    <w:p w14:paraId="187D0496">
      <w:pPr>
        <w:adjustRightInd w:val="0"/>
        <w:snapToGrid w:val="0"/>
        <w:spacing w:beforeLines="0" w:afterLines="0" w:line="360" w:lineRule="auto"/>
        <w:rPr>
          <w:rFonts w:hint="eastAsia"/>
          <w:color w:val="auto"/>
          <w:sz w:val="24"/>
        </w:rPr>
      </w:pPr>
      <w:r>
        <w:rPr>
          <w:rFonts w:hint="eastAsia"/>
          <w:color w:val="auto"/>
          <w:sz w:val="24"/>
          <w:lang w:val="en-US" w:eastAsia="zh-CN"/>
        </w:rPr>
        <w:t>疏白（</w:t>
      </w:r>
      <w:r>
        <w:rPr>
          <w:rFonts w:hint="eastAsia"/>
          <w:color w:val="auto"/>
          <w:sz w:val="24"/>
        </w:rPr>
        <w:t>语气温和）：太君息怒，宫里还是偏着咱们的，不然怎会赏这么多黄金。</w:t>
      </w:r>
    </w:p>
    <w:p w14:paraId="7F028DB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萧</w:t>
      </w:r>
      <w:r>
        <w:rPr>
          <w:rFonts w:hint="eastAsia"/>
          <w:color w:val="auto"/>
          <w:sz w:val="24"/>
        </w:rPr>
        <w:t>太君眼眶泛红，端起茶水又放下</w:t>
      </w:r>
    </w:p>
    <w:p w14:paraId="157DB1EC">
      <w:pPr>
        <w:adjustRightInd w:val="0"/>
        <w:snapToGrid w:val="0"/>
        <w:spacing w:beforeLines="0" w:afterLines="0" w:line="360" w:lineRule="auto"/>
        <w:rPr>
          <w:rFonts w:hint="eastAsia"/>
          <w:color w:val="auto"/>
          <w:sz w:val="24"/>
        </w:rPr>
      </w:pPr>
      <w:r>
        <w:rPr>
          <w:rFonts w:hint="eastAsia"/>
          <w:color w:val="auto"/>
          <w:sz w:val="24"/>
          <w:lang w:val="en-US" w:eastAsia="zh-CN"/>
        </w:rPr>
        <w:t>萧太君</w:t>
      </w:r>
      <w:r>
        <w:rPr>
          <w:rFonts w:hint="eastAsia"/>
          <w:color w:val="auto"/>
          <w:sz w:val="24"/>
        </w:rPr>
        <w:t>：我稀罕这些！我儿病危被欺，这口气我咽不下！</w:t>
      </w:r>
    </w:p>
    <w:p w14:paraId="523604FD">
      <w:pPr>
        <w:adjustRightInd w:val="0"/>
        <w:snapToGrid w:val="0"/>
        <w:spacing w:beforeLines="0" w:afterLines="0" w:line="360" w:lineRule="auto"/>
        <w:rPr>
          <w:rFonts w:hint="eastAsia"/>
          <w:color w:val="auto"/>
          <w:sz w:val="24"/>
        </w:rPr>
      </w:pPr>
      <w:r>
        <w:rPr>
          <w:rFonts w:hint="eastAsia"/>
          <w:color w:val="auto"/>
          <w:sz w:val="24"/>
        </w:rPr>
        <w:t>△</w:t>
      </w:r>
      <w:r>
        <w:rPr>
          <w:rFonts w:hint="eastAsia"/>
          <w:color w:val="auto"/>
          <w:sz w:val="24"/>
          <w:lang w:eastAsia="zh-CN"/>
        </w:rPr>
        <w:t>疏白</w:t>
      </w:r>
      <w:r>
        <w:rPr>
          <w:rFonts w:hint="eastAsia"/>
          <w:color w:val="auto"/>
          <w:sz w:val="24"/>
        </w:rPr>
        <w:t>抬眼看向院外，</w:t>
      </w:r>
      <w:r>
        <w:rPr>
          <w:rFonts w:hint="eastAsia"/>
          <w:color w:val="auto"/>
          <w:sz w:val="24"/>
          <w:lang w:eastAsia="zh-CN"/>
        </w:rPr>
        <w:t>云笙</w:t>
      </w:r>
      <w:r>
        <w:rPr>
          <w:rFonts w:hint="eastAsia"/>
          <w:color w:val="auto"/>
          <w:sz w:val="24"/>
        </w:rPr>
        <w:t>正端着药碗走向</w:t>
      </w:r>
      <w:r>
        <w:rPr>
          <w:rFonts w:hint="eastAsia"/>
          <w:color w:val="auto"/>
          <w:sz w:val="24"/>
          <w:lang w:val="en-US" w:eastAsia="zh-CN"/>
        </w:rPr>
        <w:t>凤昭</w:t>
      </w:r>
      <w:r>
        <w:rPr>
          <w:rFonts w:hint="eastAsia"/>
          <w:color w:val="auto"/>
          <w:sz w:val="24"/>
        </w:rPr>
        <w:t>的院子，面露欣慰</w:t>
      </w:r>
    </w:p>
    <w:p w14:paraId="5AC7B6D4">
      <w:pPr>
        <w:adjustRightInd w:val="0"/>
        <w:snapToGrid w:val="0"/>
        <w:spacing w:beforeLines="0" w:afterLines="0" w:line="360" w:lineRule="auto"/>
        <w:rPr>
          <w:rFonts w:hint="eastAsia"/>
          <w:color w:val="auto"/>
          <w:sz w:val="24"/>
        </w:rPr>
      </w:pPr>
      <w:r>
        <w:rPr>
          <w:rFonts w:hint="eastAsia"/>
          <w:color w:val="auto"/>
          <w:sz w:val="24"/>
          <w:lang w:val="en-US" w:eastAsia="zh-CN"/>
        </w:rPr>
        <w:t>疏白</w:t>
      </w:r>
      <w:r>
        <w:rPr>
          <w:rFonts w:hint="eastAsia"/>
          <w:color w:val="auto"/>
          <w:sz w:val="24"/>
        </w:rPr>
        <w:t>：塞翁失马焉知非福。殿下今日气色大好，那</w:t>
      </w:r>
      <w:r>
        <w:rPr>
          <w:rFonts w:hint="eastAsia"/>
          <w:color w:val="auto"/>
          <w:sz w:val="24"/>
          <w:lang w:eastAsia="zh-CN"/>
        </w:rPr>
        <w:t>云家</w:t>
      </w:r>
      <w:r>
        <w:rPr>
          <w:rFonts w:hint="eastAsia"/>
          <w:color w:val="auto"/>
          <w:sz w:val="24"/>
        </w:rPr>
        <w:t>庶子，是旺</w:t>
      </w:r>
      <w:r>
        <w:rPr>
          <w:rFonts w:hint="eastAsia"/>
          <w:color w:val="auto"/>
          <w:sz w:val="24"/>
          <w:lang w:val="en-US" w:eastAsia="zh-CN"/>
        </w:rPr>
        <w:t>殿下</w:t>
      </w:r>
      <w:r>
        <w:rPr>
          <w:rFonts w:hint="eastAsia"/>
          <w:color w:val="auto"/>
          <w:sz w:val="24"/>
        </w:rPr>
        <w:t>的。</w:t>
      </w:r>
    </w:p>
    <w:p w14:paraId="1B301E72">
      <w:pPr>
        <w:adjustRightInd w:val="0"/>
        <w:snapToGrid w:val="0"/>
        <w:spacing w:beforeLines="0" w:afterLines="0" w:line="360" w:lineRule="auto"/>
        <w:rPr>
          <w:rFonts w:hint="eastAsia"/>
          <w:color w:val="auto"/>
          <w:sz w:val="24"/>
        </w:rPr>
      </w:pPr>
      <w:r>
        <w:rPr>
          <w:rFonts w:hint="eastAsia"/>
          <w:color w:val="auto"/>
          <w:sz w:val="24"/>
        </w:rPr>
        <w:t>△</w:t>
      </w:r>
      <w:r>
        <w:rPr>
          <w:rFonts w:hint="eastAsia"/>
          <w:color w:val="auto"/>
          <w:sz w:val="24"/>
          <w:lang w:val="en-US" w:eastAsia="zh-CN"/>
        </w:rPr>
        <w:t>萧</w:t>
      </w:r>
      <w:r>
        <w:rPr>
          <w:rFonts w:hint="eastAsia"/>
          <w:color w:val="auto"/>
          <w:sz w:val="24"/>
        </w:rPr>
        <w:t>太君冷哼一声，瞥了眼</w:t>
      </w:r>
      <w:r>
        <w:rPr>
          <w:rFonts w:hint="eastAsia"/>
          <w:color w:val="auto"/>
          <w:sz w:val="24"/>
          <w:lang w:eastAsia="zh-CN"/>
        </w:rPr>
        <w:t>云笙</w:t>
      </w:r>
      <w:r>
        <w:rPr>
          <w:rFonts w:hint="eastAsia"/>
          <w:color w:val="auto"/>
          <w:sz w:val="24"/>
        </w:rPr>
        <w:t>的方向</w:t>
      </w:r>
    </w:p>
    <w:p w14:paraId="56739FE3">
      <w:pPr>
        <w:adjustRightInd w:val="0"/>
        <w:snapToGrid w:val="0"/>
        <w:spacing w:beforeLines="0" w:afterLines="0" w:line="360" w:lineRule="auto"/>
        <w:rPr>
          <w:rFonts w:hint="eastAsia"/>
          <w:color w:val="auto"/>
          <w:sz w:val="24"/>
        </w:rPr>
      </w:pPr>
      <w:r>
        <w:rPr>
          <w:rFonts w:hint="eastAsia"/>
          <w:color w:val="auto"/>
          <w:sz w:val="24"/>
          <w:lang w:val="en-US" w:eastAsia="zh-CN"/>
        </w:rPr>
        <w:t>萧太君（冷哼）</w:t>
      </w:r>
      <w:r>
        <w:rPr>
          <w:rFonts w:hint="eastAsia"/>
          <w:color w:val="auto"/>
          <w:sz w:val="24"/>
        </w:rPr>
        <w:t>：上不得台面的东西，一股子小家子气，配不上我儿！</w:t>
      </w:r>
    </w:p>
    <w:p w14:paraId="4F986522">
      <w:pPr>
        <w:adjustRightInd w:val="0"/>
        <w:snapToGrid w:val="0"/>
        <w:spacing w:beforeLines="0" w:afterLines="0" w:line="360" w:lineRule="auto"/>
        <w:rPr>
          <w:rFonts w:hint="eastAsia"/>
          <w:color w:val="auto"/>
          <w:sz w:val="24"/>
        </w:rPr>
      </w:pPr>
      <w:r>
        <w:rPr>
          <w:rFonts w:hint="eastAsia"/>
          <w:color w:val="auto"/>
          <w:sz w:val="24"/>
          <w:lang w:eastAsia="zh-CN"/>
        </w:rPr>
        <w:t>疏白</w:t>
      </w:r>
      <w:r>
        <w:rPr>
          <w:rFonts w:hint="eastAsia"/>
          <w:color w:val="auto"/>
          <w:sz w:val="24"/>
        </w:rPr>
        <w:t>轻笑，附</w:t>
      </w:r>
      <w:r>
        <w:rPr>
          <w:rFonts w:hint="eastAsia"/>
          <w:color w:val="auto"/>
          <w:sz w:val="24"/>
          <w:lang w:val="en-US" w:eastAsia="zh-CN"/>
        </w:rPr>
        <w:t>上萧太君耳畔</w:t>
      </w:r>
      <w:r>
        <w:rPr>
          <w:rFonts w:hint="eastAsia"/>
          <w:color w:val="auto"/>
          <w:sz w:val="24"/>
        </w:rPr>
        <w:t>：那就封他为如君。</w:t>
      </w:r>
      <w:r>
        <w:rPr>
          <w:rFonts w:hint="eastAsia"/>
          <w:color w:val="auto"/>
          <w:sz w:val="24"/>
          <w:lang w:val="en-US" w:eastAsia="zh-CN"/>
        </w:rPr>
        <w:t>反正并未拜堂，便不是成亲，有份无名。不过只是养在家里做个管事。</w:t>
      </w:r>
      <w:r>
        <w:rPr>
          <w:rFonts w:hint="eastAsia"/>
          <w:color w:val="auto"/>
          <w:sz w:val="24"/>
        </w:rPr>
        <w:t>只要能旺殿下，便合算。</w:t>
      </w:r>
    </w:p>
    <w:p w14:paraId="38E9BD7C">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萧</w:t>
      </w:r>
      <w:r>
        <w:rPr>
          <w:rFonts w:hint="eastAsia"/>
          <w:color w:val="auto"/>
          <w:sz w:val="24"/>
        </w:rPr>
        <w:t>太君眼睛一亮，拍桌</w:t>
      </w:r>
      <w:r>
        <w:rPr>
          <w:rFonts w:hint="eastAsia"/>
          <w:color w:val="auto"/>
          <w:sz w:val="24"/>
          <w:lang w:eastAsia="zh-CN"/>
        </w:rPr>
        <w:t>。</w:t>
      </w:r>
    </w:p>
    <w:p w14:paraId="1971C127">
      <w:pPr>
        <w:adjustRightInd w:val="0"/>
        <w:snapToGrid w:val="0"/>
        <w:spacing w:beforeLines="0" w:afterLines="0" w:line="360" w:lineRule="auto"/>
        <w:rPr>
          <w:rFonts w:hint="eastAsia"/>
          <w:color w:val="auto"/>
          <w:sz w:val="24"/>
        </w:rPr>
      </w:pPr>
      <w:r>
        <w:rPr>
          <w:rFonts w:hint="eastAsia"/>
          <w:color w:val="auto"/>
          <w:sz w:val="24"/>
          <w:lang w:val="en-US" w:eastAsia="zh-CN"/>
        </w:rPr>
        <w:t>萧太君</w:t>
      </w:r>
      <w:r>
        <w:rPr>
          <w:rFonts w:hint="eastAsia"/>
          <w:color w:val="auto"/>
          <w:sz w:val="24"/>
        </w:rPr>
        <w:t>：是极！就这么办！</w:t>
      </w:r>
    </w:p>
    <w:p w14:paraId="710FB558">
      <w:pPr>
        <w:adjustRightInd w:val="0"/>
        <w:snapToGrid w:val="0"/>
        <w:spacing w:beforeLines="0" w:afterLines="0" w:line="360" w:lineRule="auto"/>
        <w:rPr>
          <w:rFonts w:hint="eastAsia"/>
          <w:color w:val="auto"/>
          <w:sz w:val="24"/>
        </w:rPr>
      </w:pPr>
    </w:p>
    <w:p w14:paraId="2BF15245">
      <w:pPr>
        <w:adjustRightInd w:val="0"/>
        <w:snapToGrid w:val="0"/>
        <w:spacing w:beforeLines="0" w:afterLines="0" w:line="360" w:lineRule="auto"/>
        <w:rPr>
          <w:rFonts w:hint="eastAsia"/>
          <w:color w:val="auto"/>
          <w:sz w:val="24"/>
          <w:u w:val="single"/>
        </w:rPr>
      </w:pPr>
      <w:r>
        <w:rPr>
          <w:rFonts w:hint="eastAsia"/>
          <w:color w:val="auto"/>
          <w:sz w:val="24"/>
          <w:u w:val="single"/>
        </w:rPr>
        <w:t xml:space="preserve">3-3 </w:t>
      </w:r>
      <w:r>
        <w:rPr>
          <w:rFonts w:hint="eastAsia"/>
          <w:color w:val="auto"/>
          <w:sz w:val="24"/>
          <w:u w:val="single"/>
          <w:lang w:eastAsia="zh-CN"/>
        </w:rPr>
        <w:t>凤昭</w:t>
      </w:r>
      <w:r>
        <w:rPr>
          <w:rFonts w:hint="eastAsia"/>
          <w:color w:val="auto"/>
          <w:sz w:val="24"/>
          <w:u w:val="single"/>
        </w:rPr>
        <w:t xml:space="preserve">内室 日 内 </w:t>
      </w:r>
    </w:p>
    <w:p w14:paraId="4AB41DA9">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内室，窗明几净檀香袅袅</w:t>
      </w:r>
      <w:r>
        <w:rPr>
          <w:rFonts w:hint="eastAsia"/>
          <w:color w:val="auto"/>
          <w:sz w:val="24"/>
          <w:lang w:eastAsia="zh-CN"/>
        </w:rPr>
        <w:t>。</w:t>
      </w:r>
    </w:p>
    <w:p w14:paraId="374B52CB">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站在</w:t>
      </w:r>
      <w:r>
        <w:rPr>
          <w:rFonts w:hint="eastAsia"/>
          <w:color w:val="auto"/>
          <w:sz w:val="24"/>
          <w:lang w:eastAsia="zh-CN"/>
        </w:rPr>
        <w:t>凤昭</w:t>
      </w:r>
      <w:r>
        <w:rPr>
          <w:rFonts w:hint="eastAsia"/>
          <w:color w:val="auto"/>
          <w:sz w:val="24"/>
        </w:rPr>
        <w:t>身后，手持玉梳，轻轻划过</w:t>
      </w:r>
      <w:r>
        <w:rPr>
          <w:rFonts w:hint="eastAsia"/>
          <w:color w:val="auto"/>
          <w:sz w:val="24"/>
          <w:lang w:eastAsia="zh-CN"/>
        </w:rPr>
        <w:t>凤昭</w:t>
      </w:r>
      <w:r>
        <w:rPr>
          <w:rFonts w:hint="eastAsia"/>
          <w:color w:val="auto"/>
          <w:sz w:val="24"/>
        </w:rPr>
        <w:t>的长发，动作轻柔</w:t>
      </w:r>
    </w:p>
    <w:p w14:paraId="4AE0B86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坐在镜前，看着镜中</w:t>
      </w:r>
      <w:r>
        <w:rPr>
          <w:rFonts w:hint="eastAsia"/>
          <w:color w:val="auto"/>
          <w:sz w:val="24"/>
          <w:lang w:eastAsia="zh-CN"/>
        </w:rPr>
        <w:t>云笙</w:t>
      </w:r>
      <w:r>
        <w:rPr>
          <w:rFonts w:hint="eastAsia"/>
          <w:color w:val="auto"/>
          <w:sz w:val="24"/>
        </w:rPr>
        <w:t>的身影，语气平淡</w:t>
      </w:r>
    </w:p>
    <w:p w14:paraId="66945C94">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：父亲说，封你为如君。</w:t>
      </w:r>
    </w:p>
    <w:p w14:paraId="499C8A12">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云笙</w:t>
      </w:r>
      <w:r>
        <w:rPr>
          <w:rFonts w:hint="eastAsia"/>
          <w:color w:val="auto"/>
          <w:sz w:val="24"/>
        </w:rPr>
        <w:t>手猛地一顿，玉梳差点滑落，慌忙垂头</w:t>
      </w:r>
      <w:r>
        <w:rPr>
          <w:rFonts w:hint="eastAsia"/>
          <w:color w:val="auto"/>
          <w:sz w:val="24"/>
          <w:lang w:eastAsia="zh-CN"/>
        </w:rPr>
        <w:t>。</w:t>
      </w:r>
    </w:p>
    <w:p w14:paraId="0B15245F">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声音低微）：是……殿下。</w:t>
      </w:r>
    </w:p>
    <w:p w14:paraId="501D788B">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皱眉，转头看向</w:t>
      </w:r>
      <w:r>
        <w:rPr>
          <w:rFonts w:hint="eastAsia"/>
          <w:color w:val="auto"/>
          <w:sz w:val="24"/>
          <w:lang w:eastAsia="zh-CN"/>
        </w:rPr>
        <w:t>云笙</w:t>
      </w:r>
      <w:r>
        <w:rPr>
          <w:rFonts w:hint="eastAsia"/>
          <w:color w:val="auto"/>
          <w:sz w:val="24"/>
        </w:rPr>
        <w:t>，语气不满）：这是什么道理？</w:t>
      </w:r>
      <w:r>
        <w:rPr>
          <w:rFonts w:hint="eastAsia"/>
          <w:color w:val="auto"/>
          <w:sz w:val="24"/>
          <w:lang w:eastAsia="zh-CN"/>
        </w:rPr>
        <w:t>云家</w:t>
      </w:r>
      <w:r>
        <w:rPr>
          <w:rFonts w:hint="eastAsia"/>
          <w:color w:val="auto"/>
          <w:sz w:val="24"/>
        </w:rPr>
        <w:t>不懂规矩，我</w:t>
      </w:r>
      <w:r>
        <w:rPr>
          <w:rFonts w:hint="eastAsia"/>
          <w:color w:val="auto"/>
          <w:sz w:val="24"/>
          <w:lang w:eastAsia="zh-CN"/>
        </w:rPr>
        <w:t>宸王</w:t>
      </w:r>
      <w:r>
        <w:rPr>
          <w:rFonts w:hint="eastAsia"/>
          <w:color w:val="auto"/>
          <w:sz w:val="24"/>
        </w:rPr>
        <w:t>府不能乱来。</w:t>
      </w:r>
      <w:r>
        <w:rPr>
          <w:rFonts w:hint="eastAsia"/>
          <w:color w:val="auto"/>
          <w:sz w:val="24"/>
          <w:lang w:eastAsia="zh-CN"/>
        </w:rPr>
        <w:t>月弦</w:t>
      </w:r>
      <w:r>
        <w:rPr>
          <w:rFonts w:hint="eastAsia"/>
          <w:color w:val="auto"/>
          <w:sz w:val="24"/>
        </w:rPr>
        <w:t>，去告诉父亲，正君之位该是谁就是谁，</w:t>
      </w:r>
      <w:r>
        <w:rPr>
          <w:rFonts w:hint="eastAsia"/>
          <w:color w:val="auto"/>
          <w:sz w:val="24"/>
          <w:lang w:val="en-US" w:eastAsia="zh-CN"/>
        </w:rPr>
        <w:t>虽未拜堂，但有夫妻之实，</w:t>
      </w:r>
      <w:r>
        <w:rPr>
          <w:rFonts w:hint="eastAsia"/>
          <w:color w:val="auto"/>
          <w:sz w:val="24"/>
        </w:rPr>
        <w:t>便不能委屈他。</w:t>
      </w:r>
    </w:p>
    <w:p w14:paraId="1A32A927">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（躬身）：是——</w:t>
      </w:r>
    </w:p>
    <w:p w14:paraId="46DBAD2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突然“扑通”跪地，拦住</w:t>
      </w:r>
      <w:r>
        <w:rPr>
          <w:rFonts w:hint="eastAsia"/>
          <w:color w:val="auto"/>
          <w:sz w:val="24"/>
          <w:lang w:eastAsia="zh-CN"/>
        </w:rPr>
        <w:t>月弦</w:t>
      </w:r>
      <w:r>
        <w:rPr>
          <w:rFonts w:hint="eastAsia"/>
          <w:color w:val="auto"/>
          <w:sz w:val="24"/>
        </w:rPr>
        <w:t>，抬头看向</w:t>
      </w:r>
      <w:r>
        <w:rPr>
          <w:rFonts w:hint="eastAsia"/>
          <w:color w:val="auto"/>
          <w:sz w:val="24"/>
          <w:lang w:eastAsia="zh-CN"/>
        </w:rPr>
        <w:t>凤昭</w:t>
      </w:r>
      <w:r>
        <w:rPr>
          <w:rFonts w:hint="eastAsia"/>
          <w:color w:val="auto"/>
          <w:sz w:val="24"/>
        </w:rPr>
        <w:t>，怯生生却眼神坚定</w:t>
      </w:r>
    </w:p>
    <w:p w14:paraId="7E247DBC">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w:t>
      </w:r>
      <w:r>
        <w:rPr>
          <w:rFonts w:hint="eastAsia"/>
          <w:color w:val="auto"/>
          <w:sz w:val="24"/>
          <w:lang w:eastAsia="zh-CN"/>
        </w:rPr>
        <w:t>月弦</w:t>
      </w:r>
      <w:r>
        <w:rPr>
          <w:rFonts w:hint="eastAsia"/>
          <w:color w:val="auto"/>
          <w:sz w:val="24"/>
        </w:rPr>
        <w:t>姑娘留步！殿下！我</w:t>
      </w:r>
      <w:r>
        <w:rPr>
          <w:rFonts w:hint="eastAsia"/>
          <w:color w:val="auto"/>
          <w:sz w:val="24"/>
          <w:lang w:val="en-US" w:eastAsia="zh-CN"/>
        </w:rPr>
        <w:t>身份</w:t>
      </w:r>
      <w:r>
        <w:rPr>
          <w:rFonts w:hint="eastAsia"/>
          <w:color w:val="auto"/>
          <w:sz w:val="24"/>
        </w:rPr>
        <w:t>品貌皆不如嫡兄，若占了正君之位，德不配位，定会累殿下被人指摘！</w:t>
      </w:r>
    </w:p>
    <w:p w14:paraId="47F0F50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抬手抚上</w:t>
      </w:r>
      <w:r>
        <w:rPr>
          <w:rFonts w:hint="eastAsia"/>
          <w:color w:val="auto"/>
          <w:sz w:val="24"/>
          <w:lang w:eastAsia="zh-CN"/>
        </w:rPr>
        <w:t>云笙</w:t>
      </w:r>
      <w:r>
        <w:rPr>
          <w:rFonts w:hint="eastAsia"/>
          <w:color w:val="auto"/>
          <w:sz w:val="24"/>
        </w:rPr>
        <w:t>的脸颊，眼神温柔</w:t>
      </w:r>
    </w:p>
    <w:p w14:paraId="5D0A19CD">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：阿</w:t>
      </w:r>
      <w:r>
        <w:rPr>
          <w:rFonts w:hint="eastAsia"/>
          <w:color w:val="auto"/>
          <w:sz w:val="24"/>
          <w:lang w:val="en-US" w:eastAsia="zh-CN"/>
        </w:rPr>
        <w:t>笙</w:t>
      </w:r>
      <w:r>
        <w:rPr>
          <w:rFonts w:hint="eastAsia"/>
          <w:color w:val="auto"/>
          <w:sz w:val="24"/>
        </w:rPr>
        <w:t>……</w:t>
      </w:r>
    </w:p>
    <w:p w14:paraId="7221A595">
      <w:pPr>
        <w:adjustRightInd w:val="0"/>
        <w:snapToGrid w:val="0"/>
        <w:spacing w:beforeLines="0" w:afterLines="0" w:line="360" w:lineRule="auto"/>
        <w:rPr>
          <w:rFonts w:hint="eastAsia"/>
          <w:color w:val="auto"/>
          <w:sz w:val="24"/>
          <w:lang w:eastAsia="zh-CN"/>
        </w:rPr>
      </w:pPr>
      <w:r>
        <w:rPr>
          <w:rFonts w:hint="eastAsia"/>
          <w:color w:val="auto"/>
          <w:sz w:val="24"/>
          <w:lang w:eastAsia="zh-CN"/>
        </w:rPr>
        <w:t>云笙</w:t>
      </w:r>
      <w:r>
        <w:rPr>
          <w:rFonts w:hint="eastAsia"/>
          <w:color w:val="auto"/>
          <w:sz w:val="24"/>
        </w:rPr>
        <w:t>（眼眶泛红，声音哽咽）：我只求常伴殿下身侧，便心满意足。</w:t>
      </w:r>
      <w:r>
        <w:rPr>
          <w:rFonts w:hint="eastAsia"/>
          <w:color w:val="auto"/>
          <w:sz w:val="24"/>
          <w:lang w:val="en-US" w:eastAsia="zh-CN"/>
        </w:rPr>
        <w:t>即使，没有名分</w:t>
      </w:r>
      <w:r>
        <w:rPr>
          <w:rFonts w:hint="eastAsia"/>
          <w:color w:val="auto"/>
          <w:sz w:val="24"/>
          <w:lang w:eastAsia="zh-CN"/>
        </w:rPr>
        <w:t>。</w:t>
      </w:r>
    </w:p>
    <w:p w14:paraId="1BA230F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温柔一笑，抬手擦去</w:t>
      </w:r>
      <w:r>
        <w:rPr>
          <w:rFonts w:hint="eastAsia"/>
          <w:color w:val="auto"/>
          <w:sz w:val="24"/>
          <w:lang w:eastAsia="zh-CN"/>
        </w:rPr>
        <w:t>云笙</w:t>
      </w:r>
      <w:r>
        <w:rPr>
          <w:rFonts w:hint="eastAsia"/>
          <w:color w:val="auto"/>
          <w:sz w:val="24"/>
        </w:rPr>
        <w:t>的眼泪</w:t>
      </w:r>
    </w:p>
    <w:p w14:paraId="55FD5311">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w:t>
      </w:r>
      <w:r>
        <w:rPr>
          <w:rFonts w:hint="eastAsia"/>
          <w:color w:val="auto"/>
          <w:sz w:val="24"/>
          <w:lang w:eastAsia="zh-CN"/>
        </w:rPr>
        <w:t>云笙</w:t>
      </w:r>
      <w:r>
        <w:rPr>
          <w:rFonts w:hint="eastAsia"/>
          <w:color w:val="auto"/>
          <w:sz w:val="24"/>
        </w:rPr>
        <w:t>，</w:t>
      </w:r>
      <w:r>
        <w:rPr>
          <w:rFonts w:hint="eastAsia"/>
          <w:color w:val="auto"/>
          <w:sz w:val="24"/>
          <w:lang w:eastAsia="zh-CN"/>
        </w:rPr>
        <w:t>从今往后，你是本王的人，不许再自言轻贱。</w:t>
      </w:r>
    </w:p>
    <w:p w14:paraId="05ABC8A2">
      <w:pPr>
        <w:adjustRightInd w:val="0"/>
        <w:snapToGrid w:val="0"/>
        <w:spacing w:beforeLines="0" w:afterLines="0" w:line="360" w:lineRule="auto"/>
        <w:rPr>
          <w:rFonts w:hint="eastAsia"/>
          <w:color w:val="auto"/>
          <w:sz w:val="24"/>
        </w:rPr>
      </w:pPr>
      <w:r>
        <w:rPr>
          <w:rFonts w:hint="eastAsia"/>
          <w:color w:val="auto"/>
          <w:sz w:val="24"/>
        </w:rPr>
        <w:t xml:space="preserve">【卡点结尾】 </w:t>
      </w:r>
      <w:r>
        <w:rPr>
          <w:rFonts w:hint="eastAsia"/>
          <w:color w:val="auto"/>
          <w:sz w:val="24"/>
          <w:lang w:eastAsia="zh-CN"/>
        </w:rPr>
        <w:t>云笙</w:t>
      </w:r>
      <w:r>
        <w:rPr>
          <w:rFonts w:hint="eastAsia"/>
          <w:color w:val="auto"/>
          <w:sz w:val="24"/>
        </w:rPr>
        <w:t>扑进</w:t>
      </w:r>
      <w:r>
        <w:rPr>
          <w:rFonts w:hint="eastAsia"/>
          <w:color w:val="auto"/>
          <w:sz w:val="24"/>
          <w:lang w:eastAsia="zh-CN"/>
        </w:rPr>
        <w:t>凤昭</w:t>
      </w:r>
      <w:r>
        <w:rPr>
          <w:rFonts w:hint="eastAsia"/>
          <w:color w:val="auto"/>
          <w:sz w:val="24"/>
        </w:rPr>
        <w:t>怀里，哽咽着点头，</w:t>
      </w:r>
      <w:r>
        <w:rPr>
          <w:rFonts w:hint="eastAsia"/>
          <w:color w:val="auto"/>
          <w:sz w:val="24"/>
          <w:lang w:eastAsia="zh-CN"/>
        </w:rPr>
        <w:t>二人对视间越靠越近……</w:t>
      </w:r>
    </w:p>
    <w:p w14:paraId="3E84AA9F">
      <w:pPr>
        <w:adjustRightInd w:val="0"/>
        <w:snapToGrid w:val="0"/>
        <w:spacing w:beforeLines="0" w:afterLines="0" w:line="360" w:lineRule="auto"/>
        <w:rPr>
          <w:rFonts w:hint="eastAsia"/>
          <w:color w:val="auto"/>
          <w:sz w:val="24"/>
        </w:rPr>
      </w:pPr>
    </w:p>
    <w:p w14:paraId="6A363BDC">
      <w:pPr>
        <w:adjustRightInd w:val="0"/>
        <w:snapToGrid w:val="0"/>
        <w:spacing w:beforeLines="0" w:afterLines="0" w:line="360" w:lineRule="auto"/>
        <w:rPr>
          <w:rFonts w:hint="eastAsia"/>
          <w:color w:val="auto"/>
          <w:sz w:val="24"/>
        </w:rPr>
      </w:pPr>
    </w:p>
    <w:p w14:paraId="07906C3A">
      <w:pPr>
        <w:adjustRightInd w:val="0"/>
        <w:snapToGrid w:val="0"/>
        <w:spacing w:beforeLines="0" w:afterLines="0" w:line="360" w:lineRule="auto"/>
        <w:rPr>
          <w:rFonts w:hint="eastAsia" w:eastAsiaTheme="minorEastAsia"/>
          <w:color w:val="auto"/>
          <w:sz w:val="24"/>
          <w:lang w:val="en-US" w:eastAsia="zh-CN"/>
        </w:rPr>
      </w:pPr>
      <w:r>
        <w:rPr>
          <w:rFonts w:hint="eastAsia"/>
          <w:b/>
          <w:bCs/>
          <w:color w:val="auto"/>
          <w:sz w:val="24"/>
        </w:rPr>
        <w:t>第四集</w:t>
      </w:r>
      <w:r>
        <w:rPr>
          <w:rFonts w:hint="eastAsia"/>
          <w:color w:val="auto"/>
          <w:sz w:val="24"/>
        </w:rPr>
        <w:t xml:space="preserve"> </w:t>
      </w:r>
      <w:r>
        <w:rPr>
          <w:rFonts w:hint="eastAsia"/>
          <w:color w:val="auto"/>
          <w:sz w:val="24"/>
          <w:lang w:eastAsia="zh-CN"/>
        </w:rPr>
        <w:t>宸王</w:t>
      </w:r>
      <w:r>
        <w:rPr>
          <w:rFonts w:hint="eastAsia"/>
          <w:color w:val="auto"/>
          <w:sz w:val="24"/>
        </w:rPr>
        <w:t>回门，霸气护</w:t>
      </w:r>
      <w:r>
        <w:rPr>
          <w:rFonts w:hint="eastAsia"/>
          <w:color w:val="auto"/>
          <w:sz w:val="24"/>
          <w:lang w:val="en-US" w:eastAsia="zh-CN"/>
        </w:rPr>
        <w:t>短</w:t>
      </w:r>
    </w:p>
    <w:p w14:paraId="6369825E">
      <w:pPr>
        <w:adjustRightInd w:val="0"/>
        <w:snapToGrid w:val="0"/>
        <w:spacing w:beforeLines="0" w:afterLines="0" w:line="360" w:lineRule="auto"/>
        <w:rPr>
          <w:rFonts w:hint="eastAsia"/>
          <w:color w:val="auto"/>
          <w:sz w:val="24"/>
          <w:u w:val="single"/>
        </w:rPr>
      </w:pPr>
      <w:r>
        <w:rPr>
          <w:rFonts w:hint="eastAsia"/>
          <w:color w:val="auto"/>
          <w:sz w:val="24"/>
          <w:u w:val="single"/>
        </w:rPr>
        <w:t xml:space="preserve">4-1 相国府大门外 日 外 </w:t>
      </w:r>
    </w:p>
    <w:p w14:paraId="6F9DD363">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rPr>
        <w:t>相国府大门外，人声鼎沸，百姓围聚，锣鼓开道声震天</w:t>
      </w:r>
      <w:r>
        <w:rPr>
          <w:rFonts w:hint="eastAsia"/>
          <w:color w:val="auto"/>
          <w:sz w:val="24"/>
          <w:lang w:eastAsia="zh-CN"/>
        </w:rPr>
        <w:t>。</w:t>
      </w:r>
    </w:p>
    <w:p w14:paraId="376D6CA2">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rPr>
        <w:t>叮——系统提示：</w:t>
      </w:r>
      <w:r>
        <w:rPr>
          <w:rFonts w:hint="eastAsia"/>
          <w:color w:val="auto"/>
          <w:sz w:val="24"/>
          <w:lang w:val="en-US" w:eastAsia="zh-CN"/>
        </w:rPr>
        <w:t>剩余寿元4天</w:t>
      </w:r>
    </w:p>
    <w:p w14:paraId="0088EB1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龙凤缠纹金枝百花辇缓缓驶来，明黄流苏随风飘动</w:t>
      </w:r>
    </w:p>
    <w:p w14:paraId="491DBCEC">
      <w:pPr>
        <w:adjustRightInd w:val="0"/>
        <w:snapToGrid w:val="0"/>
        <w:spacing w:beforeLines="0" w:afterLines="0" w:line="360" w:lineRule="auto"/>
        <w:rPr>
          <w:rFonts w:hint="eastAsia"/>
          <w:color w:val="auto"/>
          <w:sz w:val="24"/>
        </w:rPr>
      </w:pPr>
      <w:r>
        <w:rPr>
          <w:rFonts w:hint="eastAsia"/>
          <w:color w:val="auto"/>
          <w:sz w:val="24"/>
        </w:rPr>
        <w:t>路人甲（惊呼，手指辇车）：快看！是</w:t>
      </w:r>
      <w:r>
        <w:rPr>
          <w:rFonts w:hint="eastAsia"/>
          <w:color w:val="auto"/>
          <w:sz w:val="24"/>
          <w:lang w:eastAsia="zh-CN"/>
        </w:rPr>
        <w:t>宸王</w:t>
      </w:r>
      <w:r>
        <w:rPr>
          <w:rFonts w:hint="eastAsia"/>
          <w:color w:val="auto"/>
          <w:sz w:val="24"/>
        </w:rPr>
        <w:t>的仪仗！这是回门来了？</w:t>
      </w:r>
    </w:p>
    <w:p w14:paraId="7C78FF35">
      <w:pPr>
        <w:adjustRightInd w:val="0"/>
        <w:snapToGrid w:val="0"/>
        <w:spacing w:beforeLines="0" w:afterLines="0" w:line="360" w:lineRule="auto"/>
        <w:rPr>
          <w:rFonts w:hint="eastAsia"/>
          <w:color w:val="auto"/>
          <w:sz w:val="24"/>
        </w:rPr>
      </w:pPr>
      <w:r>
        <w:rPr>
          <w:rFonts w:hint="eastAsia"/>
          <w:color w:val="auto"/>
          <w:sz w:val="24"/>
        </w:rPr>
        <w:t>路人乙（伸长脖子，踮脚张望）：听说前几日两家闹翻天，</w:t>
      </w:r>
      <w:r>
        <w:rPr>
          <w:rFonts w:hint="eastAsia"/>
          <w:color w:val="auto"/>
          <w:sz w:val="24"/>
          <w:lang w:eastAsia="zh-CN"/>
        </w:rPr>
        <w:t>宸王</w:t>
      </w:r>
      <w:r>
        <w:rPr>
          <w:rFonts w:hint="eastAsia"/>
          <w:color w:val="auto"/>
          <w:sz w:val="24"/>
        </w:rPr>
        <w:t>今日怎的还来？</w:t>
      </w:r>
    </w:p>
    <w:p w14:paraId="14B95BD5">
      <w:pPr>
        <w:adjustRightInd w:val="0"/>
        <w:snapToGrid w:val="0"/>
        <w:spacing w:beforeLines="0" w:afterLines="0" w:line="360" w:lineRule="auto"/>
        <w:rPr>
          <w:rFonts w:hint="eastAsia"/>
          <w:color w:val="auto"/>
          <w:sz w:val="24"/>
        </w:rPr>
      </w:pPr>
      <w:r>
        <w:rPr>
          <w:rFonts w:hint="eastAsia"/>
          <w:color w:val="auto"/>
          <w:sz w:val="24"/>
        </w:rPr>
        <w:t>路人丙（八卦，压低声音）：怕是来替那庶子讨公道的！</w:t>
      </w:r>
    </w:p>
    <w:p w14:paraId="20BB7263">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rPr>
        <w:t>辇车停下，车帘被</w:t>
      </w:r>
      <w:r>
        <w:rPr>
          <w:rFonts w:hint="eastAsia"/>
          <w:color w:val="auto"/>
          <w:sz w:val="24"/>
          <w:lang w:eastAsia="zh-CN"/>
        </w:rPr>
        <w:t>凤昭</w:t>
      </w:r>
      <w:r>
        <w:rPr>
          <w:rFonts w:hint="eastAsia"/>
          <w:color w:val="auto"/>
          <w:sz w:val="24"/>
        </w:rPr>
        <w:t>轻轻掀开，</w:t>
      </w:r>
      <w:r>
        <w:rPr>
          <w:rFonts w:hint="eastAsia"/>
          <w:color w:val="auto"/>
          <w:sz w:val="24"/>
          <w:lang w:eastAsia="zh-CN"/>
        </w:rPr>
        <w:t>凤昭</w:t>
      </w:r>
      <w:r>
        <w:rPr>
          <w:rFonts w:hint="eastAsia"/>
          <w:color w:val="auto"/>
          <w:sz w:val="24"/>
        </w:rPr>
        <w:t>盛装华服，金钗玉饰，面色清冷，姿容绝世</w:t>
      </w:r>
      <w:r>
        <w:rPr>
          <w:rFonts w:hint="eastAsia"/>
          <w:color w:val="auto"/>
          <w:sz w:val="24"/>
          <w:lang w:eastAsia="zh-CN"/>
        </w:rPr>
        <w:t>。</w:t>
      </w:r>
    </w:p>
    <w:p w14:paraId="1CF50A22">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（伸手，语气温柔）：</w:t>
      </w:r>
      <w:r>
        <w:rPr>
          <w:rFonts w:hint="eastAsia"/>
          <w:color w:val="auto"/>
          <w:sz w:val="24"/>
          <w:lang w:eastAsia="zh-CN"/>
        </w:rPr>
        <w:t>阿笙</w:t>
      </w:r>
      <w:r>
        <w:rPr>
          <w:rFonts w:hint="eastAsia"/>
          <w:color w:val="auto"/>
          <w:sz w:val="24"/>
        </w:rPr>
        <w:t>，下来。</w:t>
      </w:r>
    </w:p>
    <w:p w14:paraId="7A400435">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云笙</w:t>
      </w:r>
      <w:r>
        <w:rPr>
          <w:rFonts w:hint="eastAsia"/>
          <w:color w:val="auto"/>
          <w:sz w:val="24"/>
        </w:rPr>
        <w:t>略有些局促，伸手搭上</w:t>
      </w:r>
      <w:r>
        <w:rPr>
          <w:rFonts w:hint="eastAsia"/>
          <w:color w:val="auto"/>
          <w:sz w:val="24"/>
          <w:lang w:eastAsia="zh-CN"/>
        </w:rPr>
        <w:t>凤昭</w:t>
      </w:r>
      <w:r>
        <w:rPr>
          <w:rFonts w:hint="eastAsia"/>
          <w:color w:val="auto"/>
          <w:sz w:val="24"/>
        </w:rPr>
        <w:t>的手，下车时微微踉跄，</w:t>
      </w:r>
      <w:r>
        <w:rPr>
          <w:rFonts w:hint="eastAsia"/>
          <w:color w:val="auto"/>
          <w:sz w:val="24"/>
          <w:lang w:eastAsia="zh-CN"/>
        </w:rPr>
        <w:t>凤昭</w:t>
      </w:r>
      <w:r>
        <w:rPr>
          <w:rFonts w:hint="eastAsia"/>
          <w:color w:val="auto"/>
          <w:sz w:val="24"/>
        </w:rPr>
        <w:t>稳稳扶住他，</w:t>
      </w:r>
      <w:r>
        <w:rPr>
          <w:rFonts w:hint="eastAsia"/>
          <w:color w:val="auto"/>
          <w:sz w:val="24"/>
          <w:lang w:eastAsia="zh-CN"/>
        </w:rPr>
        <w:t>云笙</w:t>
      </w:r>
      <w:r>
        <w:rPr>
          <w:rFonts w:hint="eastAsia"/>
          <w:color w:val="auto"/>
          <w:sz w:val="24"/>
        </w:rPr>
        <w:t>抬头，脸上带着浅笑</w:t>
      </w:r>
      <w:r>
        <w:rPr>
          <w:rFonts w:hint="eastAsia"/>
          <w:color w:val="auto"/>
          <w:sz w:val="24"/>
          <w:lang w:eastAsia="zh-CN"/>
        </w:rPr>
        <w:t>。</w:t>
      </w:r>
    </w:p>
    <w:p w14:paraId="6497F2C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云梨</w:t>
      </w:r>
      <w:r>
        <w:rPr>
          <w:rFonts w:hint="eastAsia"/>
          <w:color w:val="auto"/>
          <w:sz w:val="24"/>
        </w:rPr>
        <w:t>站在府门口，</w:t>
      </w:r>
      <w:r>
        <w:rPr>
          <w:rFonts w:hint="eastAsia"/>
          <w:color w:val="auto"/>
          <w:sz w:val="24"/>
          <w:lang w:val="en-US" w:eastAsia="zh-CN"/>
        </w:rPr>
        <w:t>看见此情景震惊的</w:t>
      </w:r>
      <w:r>
        <w:rPr>
          <w:rFonts w:hint="eastAsia"/>
          <w:color w:val="auto"/>
          <w:sz w:val="24"/>
        </w:rPr>
        <w:t>瞪大眼</w:t>
      </w:r>
    </w:p>
    <w:p w14:paraId="0538189D">
      <w:pPr>
        <w:adjustRightInd w:val="0"/>
        <w:snapToGrid w:val="0"/>
        <w:spacing w:beforeLines="0" w:afterLines="0" w:line="360" w:lineRule="auto"/>
        <w:rPr>
          <w:rFonts w:hint="eastAsia"/>
          <w:color w:val="auto"/>
          <w:sz w:val="24"/>
        </w:rPr>
      </w:pPr>
      <w:r>
        <w:rPr>
          <w:rFonts w:hint="eastAsia"/>
          <w:color w:val="auto"/>
          <w:sz w:val="24"/>
          <w:lang w:val="en-US" w:eastAsia="zh-CN"/>
        </w:rPr>
        <w:t>云梨（</w:t>
      </w:r>
      <w:r>
        <w:rPr>
          <w:rFonts w:hint="eastAsia"/>
          <w:color w:val="auto"/>
          <w:sz w:val="24"/>
        </w:rPr>
        <w:t>OS，嫉妒）：这是我那庶弟？</w:t>
      </w:r>
      <w:r>
        <w:rPr>
          <w:rFonts w:hint="eastAsia"/>
          <w:color w:val="auto"/>
          <w:sz w:val="24"/>
          <w:lang w:eastAsia="zh-CN"/>
        </w:rPr>
        <w:t>宸王</w:t>
      </w:r>
      <w:r>
        <w:rPr>
          <w:rFonts w:hint="eastAsia"/>
          <w:color w:val="auto"/>
          <w:sz w:val="24"/>
        </w:rPr>
        <w:t>那病秧子，竟也这般高贵！</w:t>
      </w:r>
    </w:p>
    <w:p w14:paraId="2B4741FB">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云梨</w:t>
      </w:r>
      <w:r>
        <w:rPr>
          <w:rFonts w:hint="eastAsia"/>
          <w:color w:val="auto"/>
          <w:sz w:val="24"/>
        </w:rPr>
        <w:t>上前行礼，赔笑</w:t>
      </w:r>
    </w:p>
    <w:p w14:paraId="5ADA66B2">
      <w:pPr>
        <w:adjustRightInd w:val="0"/>
        <w:snapToGrid w:val="0"/>
        <w:spacing w:beforeLines="0" w:afterLines="0" w:line="360" w:lineRule="auto"/>
        <w:rPr>
          <w:rFonts w:hint="eastAsia"/>
          <w:color w:val="auto"/>
          <w:sz w:val="24"/>
        </w:rPr>
      </w:pPr>
      <w:r>
        <w:rPr>
          <w:rFonts w:hint="eastAsia"/>
          <w:color w:val="auto"/>
          <w:sz w:val="24"/>
          <w:lang w:val="en-US" w:eastAsia="zh-CN"/>
        </w:rPr>
        <w:t>云梨</w:t>
      </w:r>
      <w:r>
        <w:rPr>
          <w:rFonts w:hint="eastAsia"/>
          <w:color w:val="auto"/>
          <w:sz w:val="24"/>
        </w:rPr>
        <w:t>：殿下驾到，有失远迎——</w:t>
      </w:r>
    </w:p>
    <w:p w14:paraId="1D83933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目不斜视，径直从她身边掠过，大摇大摆进门</w:t>
      </w:r>
    </w:p>
    <w:p w14:paraId="12858769">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（小声）：二姐……</w:t>
      </w:r>
    </w:p>
    <w:p w14:paraId="04B2569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val="en-US" w:eastAsia="zh-CN"/>
        </w:rPr>
        <w:t>云笙</w:t>
      </w:r>
      <w:r>
        <w:rPr>
          <w:rFonts w:hint="eastAsia"/>
          <w:color w:val="auto"/>
          <w:sz w:val="24"/>
        </w:rPr>
        <w:t>见</w:t>
      </w:r>
      <w:r>
        <w:rPr>
          <w:rFonts w:hint="eastAsia"/>
          <w:color w:val="auto"/>
          <w:sz w:val="24"/>
          <w:lang w:eastAsia="zh-CN"/>
        </w:rPr>
        <w:t>凤昭</w:t>
      </w:r>
      <w:r>
        <w:rPr>
          <w:rFonts w:hint="eastAsia"/>
          <w:color w:val="auto"/>
          <w:sz w:val="24"/>
        </w:rPr>
        <w:t>走远，慌忙追上去</w:t>
      </w:r>
    </w:p>
    <w:p w14:paraId="4DBB63EF">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殿下等等我！</w:t>
      </w:r>
    </w:p>
    <w:p w14:paraId="4C86DB9D">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eastAsia="zh-CN"/>
        </w:rPr>
        <w:t>云梨</w:t>
      </w:r>
      <w:r>
        <w:rPr>
          <w:rFonts w:hint="eastAsia"/>
          <w:color w:val="auto"/>
          <w:sz w:val="24"/>
        </w:rPr>
        <w:t>（僵在原地，脸色青白）：岂有此理！就算是亲王也不能</w:t>
      </w:r>
      <w:r>
        <w:rPr>
          <w:rFonts w:hint="eastAsia"/>
          <w:color w:val="auto"/>
          <w:sz w:val="24"/>
          <w:lang w:val="en-US" w:eastAsia="zh-CN"/>
        </w:rPr>
        <w:t>......！</w:t>
      </w:r>
    </w:p>
    <w:p w14:paraId="04ECB259">
      <w:pPr>
        <w:adjustRightInd w:val="0"/>
        <w:snapToGrid w:val="0"/>
        <w:spacing w:beforeLines="0" w:afterLines="0" w:line="360" w:lineRule="auto"/>
        <w:rPr>
          <w:rFonts w:hint="eastAsia"/>
          <w:color w:val="auto"/>
          <w:sz w:val="24"/>
        </w:rPr>
      </w:pPr>
      <w:r>
        <w:rPr>
          <w:rFonts w:hint="eastAsia"/>
          <w:color w:val="auto"/>
          <w:sz w:val="24"/>
        </w:rPr>
        <w:t>侍女（弱弱</w:t>
      </w:r>
      <w:r>
        <w:rPr>
          <w:rFonts w:hint="eastAsia"/>
          <w:color w:val="auto"/>
          <w:sz w:val="24"/>
          <w:lang w:val="en-US" w:eastAsia="zh-CN"/>
        </w:rPr>
        <w:t>打断</w:t>
      </w:r>
      <w:r>
        <w:rPr>
          <w:rFonts w:hint="eastAsia"/>
          <w:color w:val="auto"/>
          <w:sz w:val="24"/>
        </w:rPr>
        <w:t>）：小姐……关系不是这样论的，君臣有别……</w:t>
      </w:r>
    </w:p>
    <w:p w14:paraId="78FC299F">
      <w:pPr>
        <w:adjustRightInd w:val="0"/>
        <w:snapToGrid w:val="0"/>
        <w:spacing w:beforeLines="0" w:afterLines="0" w:line="360" w:lineRule="auto"/>
        <w:rPr>
          <w:rFonts w:hint="eastAsia"/>
          <w:color w:val="auto"/>
          <w:sz w:val="24"/>
        </w:rPr>
      </w:pPr>
      <w:r>
        <w:rPr>
          <w:rFonts w:hint="eastAsia"/>
          <w:color w:val="auto"/>
          <w:sz w:val="24"/>
          <w:lang w:eastAsia="zh-CN"/>
        </w:rPr>
        <w:t>云梨</w:t>
      </w:r>
      <w:r>
        <w:rPr>
          <w:rFonts w:hint="eastAsia"/>
          <w:color w:val="auto"/>
          <w:sz w:val="24"/>
        </w:rPr>
        <w:t>（咬牙切齿）：</w:t>
      </w:r>
      <w:r>
        <w:rPr>
          <w:rFonts w:hint="eastAsia"/>
          <w:color w:val="auto"/>
          <w:sz w:val="24"/>
          <w:lang w:val="en-US" w:eastAsia="zh-CN"/>
        </w:rPr>
        <w:t>他</w:t>
      </w:r>
      <w:r>
        <w:rPr>
          <w:rFonts w:hint="eastAsia"/>
          <w:color w:val="auto"/>
          <w:sz w:val="24"/>
        </w:rPr>
        <w:t>爹的，最烦比</w:t>
      </w:r>
      <w:r>
        <w:rPr>
          <w:rFonts w:hint="eastAsia"/>
          <w:color w:val="auto"/>
          <w:sz w:val="24"/>
          <w:lang w:val="en-US" w:eastAsia="zh-CN"/>
        </w:rPr>
        <w:t>我</w:t>
      </w:r>
      <w:r>
        <w:rPr>
          <w:rFonts w:hint="eastAsia"/>
          <w:color w:val="auto"/>
          <w:sz w:val="24"/>
        </w:rPr>
        <w:t>牛逼的人！</w:t>
      </w:r>
    </w:p>
    <w:p w14:paraId="62F02460">
      <w:pPr>
        <w:adjustRightInd w:val="0"/>
        <w:snapToGrid w:val="0"/>
        <w:spacing w:beforeLines="0" w:afterLines="0" w:line="360" w:lineRule="auto"/>
        <w:rPr>
          <w:rFonts w:hint="eastAsia"/>
          <w:color w:val="auto"/>
          <w:sz w:val="24"/>
        </w:rPr>
      </w:pPr>
    </w:p>
    <w:p w14:paraId="20EC8CFC">
      <w:pPr>
        <w:adjustRightInd w:val="0"/>
        <w:snapToGrid w:val="0"/>
        <w:spacing w:beforeLines="0" w:afterLines="0" w:line="360" w:lineRule="auto"/>
        <w:rPr>
          <w:rFonts w:hint="eastAsia"/>
          <w:color w:val="auto"/>
          <w:sz w:val="24"/>
          <w:u w:val="single"/>
        </w:rPr>
      </w:pPr>
      <w:r>
        <w:rPr>
          <w:rFonts w:hint="eastAsia"/>
          <w:color w:val="auto"/>
          <w:sz w:val="24"/>
          <w:u w:val="single"/>
        </w:rPr>
        <w:t xml:space="preserve">4-2 相国府偏僻小院 日 内 </w:t>
      </w:r>
    </w:p>
    <w:p w14:paraId="5594631E">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rPr>
        <w:t>相国府偏僻小院，院墙斑驳，地面长着青苔，三间矮屋逼仄阴冷，屋内家徒四壁，只有一张破旧木桌和几张竹椅</w:t>
      </w:r>
      <w:r>
        <w:rPr>
          <w:rFonts w:hint="eastAsia"/>
          <w:color w:val="auto"/>
          <w:sz w:val="24"/>
          <w:lang w:eastAsia="zh-CN"/>
        </w:rPr>
        <w:t>。</w:t>
      </w:r>
    </w:p>
    <w:p w14:paraId="1E1E1B28">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环顾四周，眉头紧皱，眼神变冷</w:t>
      </w:r>
      <w:r>
        <w:rPr>
          <w:rFonts w:hint="eastAsia"/>
          <w:color w:val="auto"/>
          <w:sz w:val="24"/>
          <w:lang w:eastAsia="zh-CN"/>
        </w:rPr>
        <w:t>。</w:t>
      </w:r>
    </w:p>
    <w:p w14:paraId="058B8E13">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OS）：这就是相国府的院子？比王府的柴房还不如。</w:t>
      </w:r>
    </w:p>
    <w:p w14:paraId="4B25556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羞愧难当，垂头盯着脚尖，手指绞着衣摆</w:t>
      </w:r>
    </w:p>
    <w:p w14:paraId="5397700E">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：殿下……我和阿父的居所……是简陋了些。</w:t>
      </w:r>
    </w:p>
    <w:p w14:paraId="788EBC0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从屋内急急走出，衣衫破旧，见</w:t>
      </w:r>
      <w:r>
        <w:rPr>
          <w:rFonts w:hint="eastAsia"/>
          <w:color w:val="auto"/>
          <w:sz w:val="24"/>
          <w:lang w:eastAsia="zh-CN"/>
        </w:rPr>
        <w:t>凤昭</w:t>
      </w:r>
      <w:r>
        <w:rPr>
          <w:rFonts w:hint="eastAsia"/>
          <w:color w:val="auto"/>
          <w:sz w:val="24"/>
        </w:rPr>
        <w:t>，慌忙“扑通”跪地磕头，额头瞬间泛红</w:t>
      </w:r>
    </w:p>
    <w:p w14:paraId="4CF89281">
      <w:pPr>
        <w:adjustRightInd w:val="0"/>
        <w:snapToGrid w:val="0"/>
        <w:spacing w:beforeLines="0" w:afterLines="0" w:line="360" w:lineRule="auto"/>
        <w:rPr>
          <w:rFonts w:hint="eastAsia"/>
          <w:color w:val="auto"/>
          <w:sz w:val="24"/>
        </w:rPr>
      </w:pPr>
      <w:r>
        <w:rPr>
          <w:rFonts w:hint="eastAsia"/>
          <w:color w:val="auto"/>
          <w:sz w:val="24"/>
          <w:lang w:eastAsia="zh-CN"/>
        </w:rPr>
        <w:t>云父</w:t>
      </w:r>
      <w:r>
        <w:rPr>
          <w:rFonts w:hint="eastAsia"/>
          <w:color w:val="auto"/>
          <w:sz w:val="24"/>
        </w:rPr>
        <w:t>：参见殿下！殿下万安！</w:t>
      </w:r>
    </w:p>
    <w:p w14:paraId="5E6565B5">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吓了一跳，连忙弯腰扶起</w:t>
      </w:r>
      <w:r>
        <w:rPr>
          <w:rFonts w:hint="eastAsia"/>
          <w:color w:val="auto"/>
          <w:sz w:val="24"/>
          <w:lang w:eastAsia="zh-CN"/>
        </w:rPr>
        <w:t>云父。</w:t>
      </w:r>
    </w:p>
    <w:p w14:paraId="6C60E4AF">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语气温和）：长君不必多礼！快起来。</w:t>
      </w:r>
    </w:p>
    <w:p w14:paraId="5AF997A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受宠若惊，双手不知往哪放，搓着衣角，眼眶泛红</w:t>
      </w:r>
    </w:p>
    <w:p w14:paraId="4565F849">
      <w:pPr>
        <w:adjustRightInd w:val="0"/>
        <w:snapToGrid w:val="0"/>
        <w:spacing w:beforeLines="0" w:afterLines="0" w:line="360" w:lineRule="auto"/>
        <w:rPr>
          <w:rFonts w:hint="eastAsia" w:eastAsiaTheme="minorEastAsia"/>
          <w:color w:val="auto"/>
          <w:sz w:val="24"/>
          <w:lang w:eastAsia="zh-CN"/>
        </w:rPr>
      </w:pPr>
      <w:r>
        <w:rPr>
          <w:rFonts w:hint="eastAsia"/>
          <w:color w:val="auto"/>
          <w:sz w:val="24"/>
          <w:lang w:eastAsia="zh-CN"/>
        </w:rPr>
        <w:t>凤昭</w:t>
      </w:r>
      <w:r>
        <w:rPr>
          <w:rFonts w:hint="eastAsia"/>
          <w:color w:val="auto"/>
          <w:sz w:val="24"/>
        </w:rPr>
        <w:t>看着</w:t>
      </w:r>
      <w:r>
        <w:rPr>
          <w:rFonts w:hint="eastAsia"/>
          <w:color w:val="auto"/>
          <w:sz w:val="24"/>
          <w:lang w:eastAsia="zh-CN"/>
        </w:rPr>
        <w:t>云父</w:t>
      </w:r>
      <w:r>
        <w:rPr>
          <w:rFonts w:hint="eastAsia"/>
          <w:color w:val="auto"/>
          <w:sz w:val="24"/>
        </w:rPr>
        <w:t>额头的红印，又看了看身旁局促的</w:t>
      </w:r>
      <w:r>
        <w:rPr>
          <w:rFonts w:hint="eastAsia"/>
          <w:color w:val="auto"/>
          <w:sz w:val="24"/>
          <w:lang w:eastAsia="zh-CN"/>
        </w:rPr>
        <w:t>云笙</w:t>
      </w:r>
    </w:p>
    <w:p w14:paraId="6FC13CE9">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OS）：父子俩一个模子刻出来的，怯懦良善，定是没少受欺负。</w:t>
      </w:r>
    </w:p>
    <w:p w14:paraId="1F97E854">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（牵起</w:t>
      </w:r>
      <w:r>
        <w:rPr>
          <w:rFonts w:hint="eastAsia"/>
          <w:color w:val="auto"/>
          <w:sz w:val="24"/>
          <w:lang w:val="en-US" w:eastAsia="zh-CN"/>
        </w:rPr>
        <w:t>云笙</w:t>
      </w:r>
      <w:r>
        <w:rPr>
          <w:rFonts w:hint="eastAsia"/>
          <w:color w:val="auto"/>
          <w:sz w:val="24"/>
        </w:rPr>
        <w:t>的手，语气坚定）：这是阿</w:t>
      </w:r>
      <w:r>
        <w:rPr>
          <w:rFonts w:hint="eastAsia"/>
          <w:color w:val="auto"/>
          <w:sz w:val="24"/>
          <w:lang w:eastAsia="zh-CN"/>
        </w:rPr>
        <w:t>笙</w:t>
      </w:r>
      <w:r>
        <w:rPr>
          <w:rFonts w:hint="eastAsia"/>
          <w:color w:val="auto"/>
          <w:sz w:val="24"/>
        </w:rPr>
        <w:t>长大的地方，本王多看看，无妨。</w:t>
      </w:r>
    </w:p>
    <w:p w14:paraId="2F1AE5E4">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脑子嗡的一声，脸蛋瞬间红透</w:t>
      </w:r>
    </w:p>
    <w:p w14:paraId="645EF284">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（OS，雀跃）：殿下叫我阿</w:t>
      </w:r>
      <w:r>
        <w:rPr>
          <w:rFonts w:hint="eastAsia"/>
          <w:color w:val="auto"/>
          <w:sz w:val="24"/>
          <w:lang w:eastAsia="zh-CN"/>
        </w:rPr>
        <w:t>笙</w:t>
      </w:r>
      <w:r>
        <w:rPr>
          <w:rFonts w:hint="eastAsia"/>
          <w:color w:val="auto"/>
          <w:sz w:val="24"/>
        </w:rPr>
        <w:t>……她叫我阿</w:t>
      </w:r>
      <w:r>
        <w:rPr>
          <w:rFonts w:hint="eastAsia"/>
          <w:color w:val="auto"/>
          <w:sz w:val="24"/>
          <w:lang w:eastAsia="zh-CN"/>
        </w:rPr>
        <w:t>笙</w:t>
      </w:r>
      <w:r>
        <w:rPr>
          <w:rFonts w:hint="eastAsia"/>
          <w:color w:val="auto"/>
          <w:sz w:val="24"/>
        </w:rPr>
        <w:t>……</w:t>
      </w:r>
    </w:p>
    <w:p w14:paraId="5ED8DDB3">
      <w:pPr>
        <w:adjustRightInd w:val="0"/>
        <w:snapToGrid w:val="0"/>
        <w:spacing w:beforeLines="0" w:afterLines="0" w:line="360" w:lineRule="auto"/>
        <w:rPr>
          <w:rFonts w:hint="eastAsia"/>
          <w:color w:val="auto"/>
          <w:sz w:val="24"/>
        </w:rPr>
      </w:pPr>
    </w:p>
    <w:p w14:paraId="3B2075DD">
      <w:pPr>
        <w:adjustRightInd w:val="0"/>
        <w:snapToGrid w:val="0"/>
        <w:spacing w:beforeLines="0" w:afterLines="0" w:line="360" w:lineRule="auto"/>
        <w:rPr>
          <w:rFonts w:hint="eastAsia"/>
          <w:color w:val="auto"/>
          <w:sz w:val="24"/>
          <w:u w:val="single"/>
        </w:rPr>
      </w:pPr>
      <w:r>
        <w:rPr>
          <w:rFonts w:hint="eastAsia"/>
          <w:color w:val="auto"/>
          <w:sz w:val="24"/>
          <w:u w:val="single"/>
        </w:rPr>
        <w:t xml:space="preserve">4-3 相国府偏僻小院 日 内 </w:t>
      </w:r>
    </w:p>
    <w:p w14:paraId="60025D8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急促的脚步声传来，管事歪戴着帽子，双手背在身后，神色倨傲，大剌剌冲进小院，一脚踹开院中的竹凳</w:t>
      </w:r>
    </w:p>
    <w:p w14:paraId="3A1D5F1B">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管事眼神轻蔑扫过</w:t>
      </w:r>
      <w:r>
        <w:rPr>
          <w:rFonts w:hint="eastAsia"/>
          <w:color w:val="auto"/>
          <w:sz w:val="24"/>
          <w:lang w:eastAsia="zh-CN"/>
        </w:rPr>
        <w:t>云笙</w:t>
      </w:r>
      <w:r>
        <w:rPr>
          <w:rFonts w:hint="eastAsia"/>
          <w:color w:val="auto"/>
          <w:sz w:val="24"/>
        </w:rPr>
        <w:t>父子</w:t>
      </w:r>
    </w:p>
    <w:p w14:paraId="69D26181">
      <w:pPr>
        <w:adjustRightInd w:val="0"/>
        <w:snapToGrid w:val="0"/>
        <w:spacing w:beforeLines="0" w:afterLines="0" w:line="360" w:lineRule="auto"/>
        <w:rPr>
          <w:rFonts w:hint="eastAsia"/>
          <w:color w:val="auto"/>
          <w:sz w:val="24"/>
        </w:rPr>
      </w:pPr>
      <w:r>
        <w:rPr>
          <w:rFonts w:hint="eastAsia"/>
          <w:color w:val="auto"/>
          <w:sz w:val="24"/>
          <w:lang w:val="en-US" w:eastAsia="zh-CN"/>
        </w:rPr>
        <w:t>管事</w:t>
      </w:r>
      <w:r>
        <w:rPr>
          <w:rFonts w:hint="eastAsia"/>
          <w:color w:val="auto"/>
          <w:sz w:val="24"/>
        </w:rPr>
        <w:t>：</w:t>
      </w:r>
      <w:r>
        <w:rPr>
          <w:rFonts w:hint="eastAsia"/>
          <w:color w:val="auto"/>
          <w:sz w:val="24"/>
          <w:lang w:eastAsia="zh-CN"/>
        </w:rPr>
        <w:t>宸王</w:t>
      </w:r>
      <w:r>
        <w:rPr>
          <w:rFonts w:hint="eastAsia"/>
          <w:color w:val="auto"/>
          <w:sz w:val="24"/>
        </w:rPr>
        <w:t>殿下！相国大人有请，已在前厅恭候多时了！</w:t>
      </w:r>
    </w:p>
    <w:p w14:paraId="4F52175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和</w:t>
      </w:r>
      <w:r>
        <w:rPr>
          <w:rFonts w:hint="eastAsia"/>
          <w:color w:val="auto"/>
          <w:sz w:val="24"/>
          <w:lang w:eastAsia="zh-CN"/>
        </w:rPr>
        <w:t>云父</w:t>
      </w:r>
      <w:r>
        <w:rPr>
          <w:rFonts w:hint="eastAsia"/>
          <w:color w:val="auto"/>
          <w:sz w:val="24"/>
        </w:rPr>
        <w:t>同时瑟缩一下，脸色发白，眼中闪过明显的恐惧，身体微微发抖</w:t>
      </w:r>
    </w:p>
    <w:p w14:paraId="419DAE2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眼神瞬间冰冷，周身气压骤降，盯着管事</w:t>
      </w:r>
    </w:p>
    <w:p w14:paraId="4014A131">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OS）：看来这两人，平时没少被这群狗东西欺负。</w:t>
      </w:r>
    </w:p>
    <w:p w14:paraId="6EE8DF4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（淡淡开口，语气无波）：没眼色的东西，本王不耐烦去，看不出来？</w:t>
      </w:r>
    </w:p>
    <w:p w14:paraId="3386FD27">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rPr>
        <w:t>管事硬着头皮，上前一步</w:t>
      </w:r>
      <w:r>
        <w:rPr>
          <w:rFonts w:hint="eastAsia"/>
          <w:color w:val="auto"/>
          <w:sz w:val="24"/>
          <w:lang w:val="en-US" w:eastAsia="zh-CN"/>
        </w:rPr>
        <w:t>作揖</w:t>
      </w:r>
    </w:p>
    <w:p w14:paraId="74FE4D7F">
      <w:pPr>
        <w:adjustRightInd w:val="0"/>
        <w:snapToGrid w:val="0"/>
        <w:spacing w:beforeLines="0" w:afterLines="0" w:line="360" w:lineRule="auto"/>
        <w:rPr>
          <w:rFonts w:hint="eastAsia"/>
          <w:color w:val="auto"/>
          <w:sz w:val="24"/>
        </w:rPr>
      </w:pPr>
      <w:r>
        <w:rPr>
          <w:rFonts w:hint="eastAsia"/>
          <w:color w:val="auto"/>
          <w:sz w:val="24"/>
          <w:lang w:val="en-US" w:eastAsia="zh-CN"/>
        </w:rPr>
        <w:t>管事</w:t>
      </w:r>
      <w:r>
        <w:rPr>
          <w:rFonts w:hint="eastAsia"/>
          <w:color w:val="auto"/>
          <w:sz w:val="24"/>
        </w:rPr>
        <w:t>：殿下，相国大人真的恭候多时了，耽误了正事可不好！</w:t>
      </w:r>
    </w:p>
    <w:p w14:paraId="2A1564B3">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lang w:val="en-US" w:eastAsia="zh-CN"/>
        </w:rPr>
        <w:t>上前一步</w:t>
      </w:r>
      <w:r>
        <w:rPr>
          <w:rFonts w:hint="eastAsia"/>
          <w:color w:val="auto"/>
          <w:sz w:val="24"/>
        </w:rPr>
        <w:t>，</w:t>
      </w:r>
      <w:r>
        <w:rPr>
          <w:rFonts w:hint="eastAsia"/>
          <w:color w:val="auto"/>
          <w:sz w:val="24"/>
          <w:lang w:val="en-US" w:eastAsia="zh-CN"/>
        </w:rPr>
        <w:t>怯懦</w:t>
      </w:r>
      <w:r>
        <w:rPr>
          <w:rFonts w:hint="eastAsia"/>
          <w:color w:val="auto"/>
          <w:sz w:val="24"/>
        </w:rPr>
        <w:t>拉</w:t>
      </w:r>
      <w:r>
        <w:rPr>
          <w:rFonts w:hint="eastAsia"/>
          <w:color w:val="auto"/>
          <w:sz w:val="24"/>
          <w:lang w:eastAsia="zh-CN"/>
        </w:rPr>
        <w:t>凤昭</w:t>
      </w:r>
      <w:r>
        <w:rPr>
          <w:rFonts w:hint="eastAsia"/>
          <w:color w:val="auto"/>
          <w:sz w:val="24"/>
        </w:rPr>
        <w:t>的衣袖</w:t>
      </w:r>
    </w:p>
    <w:p w14:paraId="41BAE478">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：殿下，不必为了我置气，母亲想必有要事……</w:t>
      </w:r>
    </w:p>
    <w:p w14:paraId="6CBACB7D">
      <w:pPr>
        <w:adjustRightInd w:val="0"/>
        <w:snapToGrid w:val="0"/>
        <w:spacing w:beforeLines="0" w:afterLines="0" w:line="360" w:lineRule="auto"/>
        <w:rPr>
          <w:rFonts w:hint="eastAsia"/>
          <w:color w:val="auto"/>
          <w:sz w:val="24"/>
        </w:rPr>
      </w:pPr>
      <w:r>
        <w:rPr>
          <w:rFonts w:hint="eastAsia"/>
          <w:color w:val="auto"/>
          <w:sz w:val="24"/>
        </w:rPr>
        <w:t>管事（赶紧接话，谄媚）：</w:t>
      </w:r>
      <w:r>
        <w:rPr>
          <w:rFonts w:hint="eastAsia"/>
          <w:color w:val="auto"/>
          <w:sz w:val="24"/>
          <w:lang w:val="en-US" w:eastAsia="zh-CN"/>
        </w:rPr>
        <w:t>小</w:t>
      </w:r>
      <w:r>
        <w:rPr>
          <w:rFonts w:hint="eastAsia"/>
          <w:color w:val="auto"/>
          <w:sz w:val="24"/>
        </w:rPr>
        <w:t>公子所言极是！耽误正事可就糟了！殿下您看——</w:t>
      </w:r>
    </w:p>
    <w:p w14:paraId="61819B4C">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（冷声喊）：</w:t>
      </w:r>
      <w:r>
        <w:rPr>
          <w:rFonts w:hint="eastAsia"/>
          <w:color w:val="auto"/>
          <w:sz w:val="24"/>
          <w:lang w:eastAsia="zh-CN"/>
        </w:rPr>
        <w:t>月弦</w:t>
      </w:r>
      <w:r>
        <w:rPr>
          <w:rFonts w:hint="eastAsia"/>
          <w:color w:val="auto"/>
          <w:sz w:val="24"/>
        </w:rPr>
        <w:t>。</w:t>
      </w:r>
    </w:p>
    <w:p w14:paraId="3B63335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月弦</w:t>
      </w:r>
      <w:r>
        <w:rPr>
          <w:rFonts w:hint="eastAsia"/>
          <w:color w:val="auto"/>
          <w:sz w:val="24"/>
        </w:rPr>
        <w:t>一个箭步冲上，抡圆胳膊，左右开弓，两记响亮的巴掌扇在管事脸上</w:t>
      </w:r>
    </w:p>
    <w:p w14:paraId="59A6667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管事被扇倒在地，捂着脸，满口咸腥，吐出一口血水</w:t>
      </w:r>
    </w:p>
    <w:p w14:paraId="5BE9DE4F">
      <w:pPr>
        <w:adjustRightInd w:val="0"/>
        <w:snapToGrid w:val="0"/>
        <w:spacing w:beforeLines="0" w:afterLines="0" w:line="360" w:lineRule="auto"/>
        <w:rPr>
          <w:rFonts w:hint="eastAsia"/>
          <w:color w:val="auto"/>
          <w:sz w:val="24"/>
        </w:rPr>
      </w:pPr>
      <w:r>
        <w:rPr>
          <w:rFonts w:hint="eastAsia"/>
          <w:color w:val="auto"/>
          <w:sz w:val="24"/>
          <w:lang w:val="en-US" w:eastAsia="zh-CN"/>
        </w:rPr>
        <w:t>管事</w:t>
      </w:r>
      <w:r>
        <w:rPr>
          <w:rFonts w:hint="eastAsia"/>
          <w:color w:val="auto"/>
          <w:sz w:val="24"/>
        </w:rPr>
        <w:t>：啊——！</w:t>
      </w:r>
    </w:p>
    <w:p w14:paraId="405CECE3">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（面无表情俯视管事，语气冰冷）：主子自言耽误，你也敢接话？在本王面前，也敢对我的人不敬？</w:t>
      </w:r>
    </w:p>
    <w:p w14:paraId="02294681">
      <w:pPr>
        <w:adjustRightInd w:val="0"/>
        <w:snapToGrid w:val="0"/>
        <w:spacing w:beforeLines="0" w:afterLines="0" w:line="360" w:lineRule="auto"/>
        <w:rPr>
          <w:rFonts w:hint="eastAsia"/>
          <w:color w:val="auto"/>
          <w:sz w:val="24"/>
        </w:rPr>
      </w:pPr>
      <w:r>
        <w:rPr>
          <w:rFonts w:hint="eastAsia"/>
          <w:color w:val="auto"/>
          <w:sz w:val="24"/>
        </w:rPr>
        <w:t xml:space="preserve">【卡点结尾】 </w:t>
      </w:r>
      <w:r>
        <w:rPr>
          <w:rFonts w:hint="eastAsia"/>
          <w:color w:val="auto"/>
          <w:sz w:val="24"/>
          <w:lang w:eastAsia="zh-CN"/>
        </w:rPr>
        <w:t>凤昭</w:t>
      </w:r>
      <w:r>
        <w:rPr>
          <w:rFonts w:hint="eastAsia"/>
          <w:color w:val="auto"/>
          <w:sz w:val="24"/>
        </w:rPr>
        <w:t>搓了搓手心，嘴角勾起一抹兴奋的笑，眼神里满是玩味</w:t>
      </w:r>
      <w:r>
        <w:rPr>
          <w:rFonts w:hint="eastAsia"/>
          <w:color w:val="auto"/>
          <w:sz w:val="24"/>
          <w:lang w:eastAsia="zh-CN"/>
        </w:rPr>
        <w:t>。</w:t>
      </w:r>
    </w:p>
    <w:p w14:paraId="1D97ADDD">
      <w:pPr>
        <w:adjustRightInd w:val="0"/>
        <w:snapToGrid w:val="0"/>
        <w:spacing w:beforeLines="0" w:afterLines="0" w:line="360" w:lineRule="auto"/>
        <w:rPr>
          <w:rFonts w:hint="default"/>
          <w:color w:val="auto"/>
          <w:sz w:val="24"/>
          <w:lang w:val="en-US"/>
        </w:rPr>
      </w:pPr>
      <w:r>
        <w:rPr>
          <w:rFonts w:hint="eastAsia"/>
          <w:color w:val="auto"/>
          <w:sz w:val="24"/>
          <w:lang w:val="en-US" w:eastAsia="zh-CN"/>
        </w:rPr>
        <w:t>凤昭暗暗道：欺负我的人，就得付得起欺负的代价</w:t>
      </w:r>
    </w:p>
    <w:p w14:paraId="662ADB1A">
      <w:pPr>
        <w:adjustRightInd w:val="0"/>
        <w:snapToGrid w:val="0"/>
        <w:spacing w:beforeLines="0" w:afterLines="0" w:line="360" w:lineRule="auto"/>
        <w:rPr>
          <w:rFonts w:hint="eastAsia"/>
          <w:color w:val="auto"/>
          <w:sz w:val="24"/>
        </w:rPr>
      </w:pPr>
    </w:p>
    <w:p w14:paraId="006A4EA8">
      <w:pPr>
        <w:adjustRightInd w:val="0"/>
        <w:snapToGrid w:val="0"/>
        <w:spacing w:beforeLines="0" w:afterLines="0" w:line="360" w:lineRule="auto"/>
        <w:rPr>
          <w:rFonts w:hint="eastAsia"/>
          <w:color w:val="auto"/>
          <w:sz w:val="24"/>
        </w:rPr>
      </w:pPr>
    </w:p>
    <w:p w14:paraId="57C844B7">
      <w:pPr>
        <w:adjustRightInd w:val="0"/>
        <w:snapToGrid w:val="0"/>
        <w:spacing w:beforeLines="0" w:afterLines="0" w:line="360" w:lineRule="auto"/>
        <w:rPr>
          <w:rFonts w:hint="eastAsia"/>
          <w:color w:val="auto"/>
          <w:sz w:val="24"/>
        </w:rPr>
      </w:pPr>
      <w:r>
        <w:rPr>
          <w:rFonts w:hint="eastAsia"/>
          <w:b/>
          <w:bCs/>
          <w:color w:val="auto"/>
          <w:sz w:val="24"/>
        </w:rPr>
        <w:t>第五集</w:t>
      </w:r>
      <w:r>
        <w:rPr>
          <w:rFonts w:hint="eastAsia"/>
          <w:color w:val="auto"/>
          <w:sz w:val="24"/>
        </w:rPr>
        <w:t xml:space="preserve"> 闺房</w:t>
      </w:r>
      <w:r>
        <w:rPr>
          <w:rFonts w:hint="eastAsia"/>
          <w:color w:val="auto"/>
          <w:sz w:val="24"/>
          <w:lang w:val="en-US" w:eastAsia="zh-CN"/>
        </w:rPr>
        <w:t>秘事</w:t>
      </w:r>
      <w:r>
        <w:rPr>
          <w:rFonts w:hint="eastAsia"/>
          <w:color w:val="auto"/>
          <w:sz w:val="24"/>
        </w:rPr>
        <w:t>，</w:t>
      </w:r>
      <w:r>
        <w:rPr>
          <w:rFonts w:hint="eastAsia"/>
          <w:color w:val="auto"/>
          <w:sz w:val="24"/>
          <w:lang w:val="en-US" w:eastAsia="zh-CN"/>
        </w:rPr>
        <w:t>自</w:t>
      </w:r>
      <w:r>
        <w:rPr>
          <w:rFonts w:hint="eastAsia"/>
          <w:color w:val="auto"/>
          <w:sz w:val="24"/>
        </w:rPr>
        <w:t>讨没趣</w:t>
      </w:r>
    </w:p>
    <w:p w14:paraId="5F7BA9B6">
      <w:pPr>
        <w:adjustRightInd w:val="0"/>
        <w:snapToGrid w:val="0"/>
        <w:spacing w:beforeLines="0" w:afterLines="0" w:line="360" w:lineRule="auto"/>
        <w:rPr>
          <w:rFonts w:hint="eastAsia"/>
          <w:color w:val="auto"/>
          <w:sz w:val="24"/>
          <w:u w:val="single"/>
        </w:rPr>
      </w:pPr>
      <w:r>
        <w:rPr>
          <w:rFonts w:hint="eastAsia"/>
          <w:color w:val="auto"/>
          <w:sz w:val="24"/>
          <w:u w:val="single"/>
        </w:rPr>
        <w:t>5-1 相国府</w:t>
      </w:r>
      <w:r>
        <w:rPr>
          <w:rFonts w:hint="eastAsia"/>
          <w:color w:val="auto"/>
          <w:sz w:val="24"/>
          <w:u w:val="single"/>
          <w:lang w:eastAsia="zh-CN"/>
        </w:rPr>
        <w:t>云父</w:t>
      </w:r>
      <w:r>
        <w:rPr>
          <w:rFonts w:hint="eastAsia"/>
          <w:color w:val="auto"/>
          <w:sz w:val="24"/>
          <w:u w:val="single"/>
        </w:rPr>
        <w:t>小院 日 内</w:t>
      </w:r>
    </w:p>
    <w:p w14:paraId="68C7086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带着</w:t>
      </w:r>
      <w:r>
        <w:rPr>
          <w:rFonts w:hint="eastAsia"/>
          <w:color w:val="auto"/>
          <w:sz w:val="24"/>
          <w:lang w:eastAsia="zh-CN"/>
        </w:rPr>
        <w:t>月弦</w:t>
      </w:r>
      <w:r>
        <w:rPr>
          <w:rFonts w:hint="eastAsia"/>
          <w:color w:val="auto"/>
          <w:sz w:val="24"/>
        </w:rPr>
        <w:t>离开，小院恢复安静，阳光透过树叶洒下斑驳的光影</w:t>
      </w:r>
    </w:p>
    <w:p w14:paraId="1E1AB36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趴在门缝边，痴痴望着</w:t>
      </w:r>
      <w:r>
        <w:rPr>
          <w:rFonts w:hint="eastAsia"/>
          <w:color w:val="auto"/>
          <w:sz w:val="24"/>
          <w:lang w:eastAsia="zh-CN"/>
        </w:rPr>
        <w:t>凤昭</w:t>
      </w:r>
      <w:r>
        <w:rPr>
          <w:rFonts w:hint="eastAsia"/>
          <w:color w:val="auto"/>
          <w:sz w:val="24"/>
        </w:rPr>
        <w:t>离去的方向，嘴角带着浅笑，眼神温柔</w:t>
      </w:r>
    </w:p>
    <w:p w14:paraId="2E4E39D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走上前，拉</w:t>
      </w:r>
      <w:r>
        <w:rPr>
          <w:rFonts w:hint="eastAsia"/>
          <w:color w:val="auto"/>
          <w:sz w:val="24"/>
          <w:lang w:eastAsia="zh-CN"/>
        </w:rPr>
        <w:t>云笙</w:t>
      </w:r>
      <w:r>
        <w:rPr>
          <w:rFonts w:hint="eastAsia"/>
          <w:color w:val="auto"/>
          <w:sz w:val="24"/>
        </w:rPr>
        <w:t>的衣袖，无奈摇头</w:t>
      </w:r>
    </w:p>
    <w:p w14:paraId="7F94BA6D">
      <w:pPr>
        <w:adjustRightInd w:val="0"/>
        <w:snapToGrid w:val="0"/>
        <w:spacing w:beforeLines="0" w:afterLines="0" w:line="360" w:lineRule="auto"/>
        <w:rPr>
          <w:rFonts w:hint="eastAsia"/>
          <w:color w:val="auto"/>
          <w:sz w:val="24"/>
        </w:rPr>
      </w:pPr>
      <w:r>
        <w:rPr>
          <w:rFonts w:hint="eastAsia"/>
          <w:color w:val="auto"/>
          <w:sz w:val="24"/>
          <w:lang w:val="en-US" w:eastAsia="zh-CN"/>
        </w:rPr>
        <w:t>云父</w:t>
      </w:r>
      <w:r>
        <w:rPr>
          <w:rFonts w:hint="eastAsia"/>
          <w:color w:val="auto"/>
          <w:sz w:val="24"/>
        </w:rPr>
        <w:t>：别看了，人都走远了。</w:t>
      </w:r>
    </w:p>
    <w:p w14:paraId="2B543C4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回过神，脸蛋微红，低头抠着衣角</w:t>
      </w:r>
    </w:p>
    <w:p w14:paraId="68280309">
      <w:pPr>
        <w:adjustRightInd w:val="0"/>
        <w:snapToGrid w:val="0"/>
        <w:spacing w:beforeLines="0" w:afterLines="0" w:line="360" w:lineRule="auto"/>
        <w:rPr>
          <w:rFonts w:hint="eastAsia"/>
          <w:color w:val="auto"/>
          <w:sz w:val="24"/>
        </w:rPr>
      </w:pPr>
      <w:r>
        <w:rPr>
          <w:rFonts w:hint="eastAsia"/>
          <w:color w:val="auto"/>
          <w:sz w:val="24"/>
          <w:lang w:val="en-US" w:eastAsia="zh-CN"/>
        </w:rPr>
        <w:t>云笙（害羞）</w:t>
      </w:r>
      <w:r>
        <w:rPr>
          <w:rFonts w:hint="eastAsia"/>
          <w:color w:val="auto"/>
          <w:sz w:val="24"/>
        </w:rPr>
        <w:t>：阿父……</w:t>
      </w:r>
    </w:p>
    <w:p w14:paraId="637366E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抹了抹眼角，叹了口气</w:t>
      </w:r>
    </w:p>
    <w:p w14:paraId="601A5F71">
      <w:pPr>
        <w:adjustRightInd w:val="0"/>
        <w:snapToGrid w:val="0"/>
        <w:spacing w:beforeLines="0" w:afterLines="0" w:line="360" w:lineRule="auto"/>
        <w:rPr>
          <w:rFonts w:hint="eastAsia"/>
          <w:color w:val="auto"/>
          <w:sz w:val="24"/>
        </w:rPr>
      </w:pPr>
      <w:r>
        <w:rPr>
          <w:rFonts w:hint="eastAsia"/>
          <w:color w:val="auto"/>
          <w:sz w:val="24"/>
          <w:lang w:val="en-US" w:eastAsia="zh-CN"/>
        </w:rPr>
        <w:t>云父（</w:t>
      </w:r>
      <w:r>
        <w:rPr>
          <w:rFonts w:hint="eastAsia"/>
          <w:color w:val="auto"/>
          <w:sz w:val="24"/>
        </w:rPr>
        <w:t>语气欣慰）：你这孩子，从小就没享过福，谁知</w:t>
      </w:r>
      <w:r>
        <w:rPr>
          <w:rFonts w:hint="eastAsia"/>
          <w:color w:val="auto"/>
          <w:sz w:val="24"/>
          <w:lang w:val="en-US" w:eastAsia="zh-CN"/>
        </w:rPr>
        <w:t>如今</w:t>
      </w:r>
      <w:r>
        <w:rPr>
          <w:rFonts w:hint="eastAsia"/>
          <w:color w:val="auto"/>
          <w:sz w:val="24"/>
        </w:rPr>
        <w:t>竟得了这样的好姻缘。</w:t>
      </w:r>
    </w:p>
    <w:p w14:paraId="5D37C8BB">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（羞涩低头，嘴角上扬）：殿下……很好。</w:t>
      </w:r>
    </w:p>
    <w:p w14:paraId="1C68AAB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沉默片刻，面露难色，欲言又止，搓着手来回踱步</w:t>
      </w:r>
    </w:p>
    <w:p w14:paraId="2E88569E">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（抬头，疑惑）：阿父，有话您直说。</w:t>
      </w:r>
    </w:p>
    <w:p w14:paraId="790A2346">
      <w:pPr>
        <w:adjustRightInd w:val="0"/>
        <w:snapToGrid w:val="0"/>
        <w:spacing w:beforeLines="0" w:afterLines="0" w:line="360" w:lineRule="auto"/>
        <w:rPr>
          <w:rFonts w:hint="eastAsia"/>
          <w:color w:val="auto"/>
          <w:sz w:val="24"/>
        </w:rPr>
      </w:pPr>
      <w:r>
        <w:rPr>
          <w:rFonts w:hint="eastAsia"/>
          <w:color w:val="auto"/>
          <w:sz w:val="24"/>
          <w:lang w:eastAsia="zh-CN"/>
        </w:rPr>
        <w:t>云父</w:t>
      </w:r>
      <w:r>
        <w:rPr>
          <w:rFonts w:hint="eastAsia"/>
          <w:color w:val="auto"/>
          <w:sz w:val="24"/>
        </w:rPr>
        <w:t>一咬牙，凑近</w:t>
      </w:r>
      <w:r>
        <w:rPr>
          <w:rFonts w:hint="eastAsia"/>
          <w:color w:val="auto"/>
          <w:sz w:val="24"/>
          <w:lang w:eastAsia="zh-CN"/>
        </w:rPr>
        <w:t>云笙</w:t>
      </w:r>
      <w:r>
        <w:rPr>
          <w:rFonts w:hint="eastAsia"/>
          <w:color w:val="auto"/>
          <w:sz w:val="24"/>
        </w:rPr>
        <w:t>，压低声音，脸色微红</w:t>
      </w:r>
    </w:p>
    <w:p w14:paraId="1B710C56">
      <w:pPr>
        <w:adjustRightInd w:val="0"/>
        <w:snapToGrid w:val="0"/>
        <w:spacing w:beforeLines="0" w:afterLines="0" w:line="360" w:lineRule="auto"/>
        <w:rPr>
          <w:rFonts w:hint="eastAsia"/>
          <w:color w:val="auto"/>
          <w:sz w:val="24"/>
        </w:rPr>
      </w:pPr>
      <w:r>
        <w:rPr>
          <w:rFonts w:hint="eastAsia"/>
          <w:color w:val="auto"/>
          <w:sz w:val="24"/>
          <w:lang w:val="en-US" w:eastAsia="zh-CN"/>
        </w:rPr>
        <w:t>云父</w:t>
      </w:r>
      <w:r>
        <w:rPr>
          <w:rFonts w:hint="eastAsia"/>
          <w:color w:val="auto"/>
          <w:sz w:val="24"/>
        </w:rPr>
        <w:t>：你出门子急，阿父还没来得及教你……新婚三日，你和殿下……圆房了吗？</w:t>
      </w:r>
    </w:p>
    <w:p w14:paraId="56C44799">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脸蛋瞬间爆红，耳朵发烫，头埋得极低</w:t>
      </w:r>
    </w:p>
    <w:p w14:paraId="61FA14A2">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：没、没有……殿下大病初愈，我不敢……</w:t>
      </w:r>
    </w:p>
    <w:p w14:paraId="1E0B812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恨铁不成钢，拍了下</w:t>
      </w:r>
      <w:r>
        <w:rPr>
          <w:rFonts w:hint="eastAsia"/>
          <w:color w:val="auto"/>
          <w:sz w:val="24"/>
          <w:lang w:eastAsia="zh-CN"/>
        </w:rPr>
        <w:t>云笙</w:t>
      </w:r>
      <w:r>
        <w:rPr>
          <w:rFonts w:hint="eastAsia"/>
          <w:color w:val="auto"/>
          <w:sz w:val="24"/>
        </w:rPr>
        <w:t>的肩膀</w:t>
      </w:r>
    </w:p>
    <w:p w14:paraId="046D7DE2">
      <w:pPr>
        <w:adjustRightInd w:val="0"/>
        <w:snapToGrid w:val="0"/>
        <w:spacing w:beforeLines="0" w:afterLines="0" w:line="360" w:lineRule="auto"/>
        <w:rPr>
          <w:rFonts w:hint="eastAsia"/>
          <w:color w:val="auto"/>
          <w:sz w:val="24"/>
        </w:rPr>
      </w:pPr>
      <w:r>
        <w:rPr>
          <w:rFonts w:hint="eastAsia"/>
          <w:color w:val="auto"/>
          <w:sz w:val="24"/>
          <w:lang w:val="en-US" w:eastAsia="zh-CN"/>
        </w:rPr>
        <w:t>云父</w:t>
      </w:r>
      <w:r>
        <w:rPr>
          <w:rFonts w:hint="eastAsia"/>
          <w:color w:val="auto"/>
          <w:sz w:val="24"/>
        </w:rPr>
        <w:t>：傻孩子！那档子事又不用妻主出力！</w:t>
      </w:r>
    </w:p>
    <w:p w14:paraId="3F75087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愣住，抬头茫然</w:t>
      </w:r>
    </w:p>
    <w:p w14:paraId="64028C62">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：啊？</w:t>
      </w:r>
    </w:p>
    <w:p w14:paraId="29E4BF6B">
      <w:pPr>
        <w:adjustRightInd w:val="0"/>
        <w:snapToGrid w:val="0"/>
        <w:spacing w:beforeLines="0" w:afterLines="0" w:line="360" w:lineRule="auto"/>
        <w:rPr>
          <w:rFonts w:hint="eastAsia"/>
          <w:color w:val="auto"/>
          <w:sz w:val="24"/>
        </w:rPr>
      </w:pPr>
      <w:r>
        <w:rPr>
          <w:rFonts w:hint="eastAsia"/>
          <w:color w:val="auto"/>
          <w:sz w:val="24"/>
          <w:lang w:eastAsia="zh-CN"/>
        </w:rPr>
        <w:t>云父</w:t>
      </w:r>
      <w:r>
        <w:rPr>
          <w:rFonts w:hint="eastAsia"/>
          <w:color w:val="auto"/>
          <w:sz w:val="24"/>
        </w:rPr>
        <w:t>（压低声音）：你是殿下</w:t>
      </w:r>
      <w:r>
        <w:rPr>
          <w:rFonts w:hint="eastAsia"/>
          <w:color w:val="auto"/>
          <w:sz w:val="24"/>
          <w:lang w:val="en-US" w:eastAsia="zh-CN"/>
        </w:rPr>
        <w:t>醒后见的</w:t>
      </w:r>
      <w:r>
        <w:rPr>
          <w:rFonts w:hint="eastAsia"/>
          <w:color w:val="auto"/>
          <w:sz w:val="24"/>
        </w:rPr>
        <w:t>第一个</w:t>
      </w:r>
      <w:r>
        <w:rPr>
          <w:rFonts w:hint="eastAsia"/>
          <w:color w:val="auto"/>
          <w:sz w:val="24"/>
          <w:lang w:val="en-US" w:eastAsia="zh-CN"/>
        </w:rPr>
        <w:t>人</w:t>
      </w:r>
      <w:r>
        <w:rPr>
          <w:rFonts w:hint="eastAsia"/>
          <w:color w:val="auto"/>
          <w:sz w:val="24"/>
        </w:rPr>
        <w:t>，得</w:t>
      </w:r>
      <w:r>
        <w:rPr>
          <w:rFonts w:hint="eastAsia"/>
          <w:color w:val="auto"/>
          <w:sz w:val="24"/>
          <w:lang w:val="en-US" w:eastAsia="zh-CN"/>
        </w:rPr>
        <w:t>把握</w:t>
      </w:r>
      <w:r>
        <w:rPr>
          <w:rFonts w:hint="eastAsia"/>
          <w:color w:val="auto"/>
          <w:sz w:val="24"/>
        </w:rPr>
        <w:t>机会！</w:t>
      </w:r>
    </w:p>
    <w:p w14:paraId="59A91F9A">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（认真点头，殷切追问）：那</w:t>
      </w:r>
      <w:r>
        <w:rPr>
          <w:rFonts w:hint="eastAsia"/>
          <w:color w:val="auto"/>
          <w:sz w:val="24"/>
          <w:lang w:val="en-US" w:eastAsia="zh-CN"/>
        </w:rPr>
        <w:t>该当如何</w:t>
      </w:r>
      <w:r>
        <w:rPr>
          <w:rFonts w:hint="eastAsia"/>
          <w:color w:val="auto"/>
          <w:sz w:val="24"/>
        </w:rPr>
        <w:t>？</w:t>
      </w:r>
    </w:p>
    <w:p w14:paraId="5A3FB8F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云父</w:t>
      </w:r>
      <w:r>
        <w:rPr>
          <w:rFonts w:hint="eastAsia"/>
          <w:color w:val="auto"/>
          <w:sz w:val="24"/>
        </w:rPr>
        <w:t>卡壳，挠头，面露尴尬</w:t>
      </w:r>
    </w:p>
    <w:p w14:paraId="4EAE20A0">
      <w:pPr>
        <w:adjustRightInd w:val="0"/>
        <w:snapToGrid w:val="0"/>
        <w:spacing w:beforeLines="0" w:afterLines="0" w:line="360" w:lineRule="auto"/>
        <w:rPr>
          <w:rFonts w:hint="eastAsia"/>
          <w:color w:val="auto"/>
          <w:sz w:val="24"/>
        </w:rPr>
      </w:pPr>
      <w:r>
        <w:rPr>
          <w:rFonts w:hint="eastAsia"/>
          <w:color w:val="auto"/>
          <w:sz w:val="24"/>
          <w:lang w:eastAsia="zh-CN"/>
        </w:rPr>
        <w:t>云父</w:t>
      </w:r>
      <w:r>
        <w:rPr>
          <w:rFonts w:hint="eastAsia"/>
          <w:color w:val="auto"/>
          <w:sz w:val="24"/>
        </w:rPr>
        <w:t>（叹气）：也罢，王府定有精通此道的，你日后悄悄请教。</w:t>
      </w:r>
    </w:p>
    <w:p w14:paraId="6794FF87">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（若有所思，重重点头）：嗯！</w:t>
      </w:r>
    </w:p>
    <w:p w14:paraId="3BE34EAF">
      <w:pPr>
        <w:adjustRightInd w:val="0"/>
        <w:snapToGrid w:val="0"/>
        <w:spacing w:beforeLines="0" w:afterLines="0" w:line="360" w:lineRule="auto"/>
        <w:rPr>
          <w:rFonts w:hint="eastAsia"/>
          <w:color w:val="auto"/>
          <w:sz w:val="24"/>
        </w:rPr>
      </w:pPr>
    </w:p>
    <w:p w14:paraId="360176AA">
      <w:pPr>
        <w:adjustRightInd w:val="0"/>
        <w:snapToGrid w:val="0"/>
        <w:spacing w:beforeLines="0" w:afterLines="0" w:line="360" w:lineRule="auto"/>
        <w:rPr>
          <w:rFonts w:hint="eastAsia"/>
          <w:color w:val="auto"/>
          <w:sz w:val="24"/>
          <w:u w:val="single"/>
        </w:rPr>
      </w:pPr>
      <w:r>
        <w:rPr>
          <w:rFonts w:hint="eastAsia"/>
          <w:color w:val="auto"/>
          <w:sz w:val="24"/>
          <w:u w:val="single"/>
        </w:rPr>
        <w:t xml:space="preserve">5-2 相府花园 日 外 </w:t>
      </w:r>
    </w:p>
    <w:p w14:paraId="16E82A2F">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rPr>
        <w:t>曲径通幽，翠竹环绕，溪水潺潺</w:t>
      </w:r>
      <w:r>
        <w:rPr>
          <w:rFonts w:hint="eastAsia"/>
          <w:color w:val="auto"/>
          <w:sz w:val="24"/>
          <w:lang w:eastAsia="zh-CN"/>
        </w:rPr>
        <w:t>。</w:t>
      </w:r>
    </w:p>
    <w:p w14:paraId="0565EF4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一</w:t>
      </w:r>
      <w:r>
        <w:rPr>
          <w:rFonts w:hint="eastAsia"/>
          <w:color w:val="auto"/>
          <w:sz w:val="24"/>
          <w:lang w:val="en-US" w:eastAsia="zh-CN"/>
        </w:rPr>
        <w:t>男子</w:t>
      </w:r>
      <w:r>
        <w:rPr>
          <w:rFonts w:hint="eastAsia"/>
          <w:color w:val="auto"/>
          <w:sz w:val="24"/>
        </w:rPr>
        <w:t>身月白竹纹外衫的</w:t>
      </w:r>
      <w:r>
        <w:rPr>
          <w:rFonts w:hint="eastAsia"/>
          <w:color w:val="auto"/>
          <w:sz w:val="24"/>
          <w:lang w:eastAsia="zh-CN"/>
        </w:rPr>
        <w:t>云暻</w:t>
      </w:r>
      <w:r>
        <w:rPr>
          <w:rFonts w:hint="eastAsia"/>
          <w:color w:val="auto"/>
          <w:sz w:val="24"/>
        </w:rPr>
        <w:t>倚在竹亭边，乌发半绾，手持折扇，清尘绝俗，却面色阴沉</w:t>
      </w:r>
    </w:p>
    <w:p w14:paraId="4B9FB6F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带着</w:t>
      </w:r>
      <w:r>
        <w:rPr>
          <w:rFonts w:hint="eastAsia"/>
          <w:color w:val="auto"/>
          <w:sz w:val="24"/>
          <w:lang w:eastAsia="zh-CN"/>
        </w:rPr>
        <w:t>月弦</w:t>
      </w:r>
      <w:r>
        <w:rPr>
          <w:rFonts w:hint="eastAsia"/>
          <w:color w:val="auto"/>
          <w:sz w:val="24"/>
        </w:rPr>
        <w:t>往前走，脚步一顿，挑眉看向竹亭</w:t>
      </w:r>
    </w:p>
    <w:p w14:paraId="38B2F394">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lang w:eastAsia="zh-CN"/>
        </w:rPr>
        <w:t>（</w:t>
      </w:r>
      <w:r>
        <w:rPr>
          <w:rFonts w:hint="eastAsia"/>
          <w:color w:val="auto"/>
          <w:sz w:val="24"/>
        </w:rPr>
        <w:t>OS）：</w:t>
      </w:r>
      <w:r>
        <w:rPr>
          <w:rFonts w:hint="eastAsia"/>
          <w:color w:val="auto"/>
          <w:sz w:val="24"/>
          <w:lang w:eastAsia="zh-CN"/>
        </w:rPr>
        <w:t>云暻</w:t>
      </w:r>
      <w:r>
        <w:rPr>
          <w:rFonts w:hint="eastAsia"/>
          <w:color w:val="auto"/>
          <w:sz w:val="24"/>
        </w:rPr>
        <w:t>？这便宜未婚夫，不躲着我，还敢上赶着来？最烦装</w:t>
      </w:r>
      <w:r>
        <w:rPr>
          <w:rFonts w:hint="eastAsia"/>
          <w:color w:val="auto"/>
          <w:sz w:val="24"/>
          <w:lang w:val="en-US" w:eastAsia="zh-CN"/>
        </w:rPr>
        <w:t>13</w:t>
      </w:r>
      <w:r>
        <w:rPr>
          <w:rFonts w:hint="eastAsia"/>
          <w:color w:val="auto"/>
          <w:sz w:val="24"/>
        </w:rPr>
        <w:t>的人（白眼）</w:t>
      </w:r>
    </w:p>
    <w:p w14:paraId="2BCD5C83">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云暻</w:t>
      </w:r>
      <w:r>
        <w:rPr>
          <w:rFonts w:hint="eastAsia"/>
          <w:color w:val="auto"/>
          <w:sz w:val="24"/>
        </w:rPr>
        <w:t>转身，收起折扇，走到</w:t>
      </w:r>
      <w:r>
        <w:rPr>
          <w:rFonts w:hint="eastAsia"/>
          <w:color w:val="auto"/>
          <w:sz w:val="24"/>
          <w:lang w:eastAsia="zh-CN"/>
        </w:rPr>
        <w:t>凤昭</w:t>
      </w:r>
      <w:r>
        <w:rPr>
          <w:rFonts w:hint="eastAsia"/>
          <w:color w:val="auto"/>
          <w:sz w:val="24"/>
        </w:rPr>
        <w:t>面前，神色复杂，装出委曲求全的模样</w:t>
      </w:r>
    </w:p>
    <w:p w14:paraId="788AFFD4">
      <w:pPr>
        <w:adjustRightInd w:val="0"/>
        <w:snapToGrid w:val="0"/>
        <w:spacing w:beforeLines="0" w:afterLines="0" w:line="360" w:lineRule="auto"/>
        <w:rPr>
          <w:rFonts w:hint="eastAsia"/>
          <w:color w:val="auto"/>
          <w:sz w:val="24"/>
        </w:rPr>
      </w:pPr>
      <w:r>
        <w:rPr>
          <w:rFonts w:hint="eastAsia"/>
          <w:color w:val="auto"/>
          <w:sz w:val="24"/>
          <w:lang w:eastAsia="zh-CN"/>
        </w:rPr>
        <w:t>云暻</w:t>
      </w:r>
      <w:r>
        <w:rPr>
          <w:rFonts w:hint="eastAsia"/>
          <w:color w:val="auto"/>
          <w:sz w:val="24"/>
        </w:rPr>
        <w:t>：殿下，得饶人处且饶人。你我有缘无分，木已成舟，还请殿下不要为难我的家人。</w:t>
      </w:r>
    </w:p>
    <w:p w14:paraId="7500C71E">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（愣住挑眉，一脸难以置信）：哈？你们算计了我，还理直气壮让我不计较？</w:t>
      </w:r>
    </w:p>
    <w:p w14:paraId="6C00448E">
      <w:pPr>
        <w:adjustRightInd w:val="0"/>
        <w:snapToGrid w:val="0"/>
        <w:spacing w:beforeLines="0" w:afterLines="0" w:line="360" w:lineRule="auto"/>
        <w:rPr>
          <w:rFonts w:hint="eastAsia"/>
          <w:color w:val="auto"/>
          <w:sz w:val="24"/>
        </w:rPr>
      </w:pPr>
      <w:r>
        <w:rPr>
          <w:rFonts w:hint="eastAsia"/>
          <w:color w:val="auto"/>
          <w:sz w:val="24"/>
          <w:lang w:eastAsia="zh-CN"/>
        </w:rPr>
        <w:t>云暻</w:t>
      </w:r>
      <w:r>
        <w:rPr>
          <w:rFonts w:hint="eastAsia"/>
          <w:color w:val="auto"/>
          <w:sz w:val="24"/>
        </w:rPr>
        <w:t>（微怔，面露委屈）：殿下何必纠缠？在下已心有所属，我心匪石，不可转也。</w:t>
      </w:r>
    </w:p>
    <w:p w14:paraId="2E5FB6D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噗嗤笑出声，随即笑容变冷</w:t>
      </w:r>
    </w:p>
    <w:p w14:paraId="137CBAB0">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嘲讽）：呦，还“不可转也”。</w:t>
      </w:r>
      <w:r>
        <w:rPr>
          <w:rFonts w:hint="eastAsia"/>
          <w:color w:val="auto"/>
          <w:sz w:val="24"/>
          <w:lang w:eastAsia="zh-CN"/>
        </w:rPr>
        <w:t>月弦</w:t>
      </w:r>
      <w:r>
        <w:rPr>
          <w:rFonts w:hint="eastAsia"/>
          <w:color w:val="auto"/>
          <w:sz w:val="24"/>
        </w:rPr>
        <w:t>，你听听，这话说的多清高。</w:t>
      </w:r>
    </w:p>
    <w:p w14:paraId="07408019">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（哈哈大笑，双手叉腰）：笑煞我了！谁不知你和殿下自小定亲？你和野女人私相授受，还敢在殿下面前装清高？羞不羞！</w:t>
      </w:r>
    </w:p>
    <w:p w14:paraId="359D462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云暻</w:t>
      </w:r>
      <w:r>
        <w:rPr>
          <w:rFonts w:hint="eastAsia"/>
          <w:color w:val="auto"/>
          <w:sz w:val="24"/>
        </w:rPr>
        <w:t>不可置信后退一步，脸色涨红</w:t>
      </w:r>
    </w:p>
    <w:p w14:paraId="23097040">
      <w:pPr>
        <w:adjustRightInd w:val="0"/>
        <w:snapToGrid w:val="0"/>
        <w:spacing w:beforeLines="0" w:afterLines="0" w:line="360" w:lineRule="auto"/>
        <w:rPr>
          <w:rFonts w:hint="eastAsia"/>
          <w:color w:val="auto"/>
          <w:sz w:val="24"/>
        </w:rPr>
      </w:pPr>
      <w:r>
        <w:rPr>
          <w:rFonts w:hint="eastAsia"/>
          <w:color w:val="auto"/>
          <w:sz w:val="24"/>
          <w:lang w:val="en-US" w:eastAsia="zh-CN"/>
        </w:rPr>
        <w:t>云暻（</w:t>
      </w:r>
      <w:r>
        <w:rPr>
          <w:rFonts w:hint="eastAsia"/>
          <w:color w:val="auto"/>
          <w:sz w:val="24"/>
        </w:rPr>
        <w:t>怒喝）：你这刁奴！竟敢污人清白！</w:t>
      </w:r>
    </w:p>
    <w:p w14:paraId="02B340B9">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眯眼，步步逼近</w:t>
      </w:r>
      <w:r>
        <w:rPr>
          <w:rFonts w:hint="eastAsia"/>
          <w:color w:val="auto"/>
          <w:sz w:val="24"/>
          <w:lang w:eastAsia="zh-CN"/>
        </w:rPr>
        <w:t>云暻</w:t>
      </w:r>
    </w:p>
    <w:p w14:paraId="0EB3E7E7">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语气冰冷）：</w:t>
      </w:r>
      <w:r>
        <w:rPr>
          <w:rFonts w:hint="eastAsia"/>
          <w:color w:val="auto"/>
          <w:sz w:val="24"/>
          <w:lang w:val="en-US" w:eastAsia="zh-CN"/>
        </w:rPr>
        <w:t>云</w:t>
      </w:r>
      <w:r>
        <w:rPr>
          <w:rFonts w:hint="eastAsia"/>
          <w:color w:val="auto"/>
          <w:sz w:val="24"/>
        </w:rPr>
        <w:t>大才子，你说我纠缠你？我何时纠缠过你？以往哪一次，不是你自顾自凑到我面前？</w:t>
      </w:r>
    </w:p>
    <w:p w14:paraId="2FB1422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抬手，指尖点着</w:t>
      </w:r>
      <w:r>
        <w:rPr>
          <w:rFonts w:hint="eastAsia"/>
          <w:color w:val="auto"/>
          <w:sz w:val="24"/>
          <w:lang w:eastAsia="zh-CN"/>
        </w:rPr>
        <w:t>云暻</w:t>
      </w:r>
      <w:r>
        <w:rPr>
          <w:rFonts w:hint="eastAsia"/>
          <w:color w:val="auto"/>
          <w:sz w:val="24"/>
        </w:rPr>
        <w:t>的胸口，字字诛心</w:t>
      </w:r>
    </w:p>
    <w:p w14:paraId="1AE7EA98">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：你不稀罕我，却又想炫耀我对你的特殊，满足你的虚荣心，真当我看不出来？</w:t>
      </w:r>
    </w:p>
    <w:p w14:paraId="73441E98">
      <w:pPr>
        <w:adjustRightInd w:val="0"/>
        <w:snapToGrid w:val="0"/>
        <w:spacing w:beforeLines="0" w:afterLines="0" w:line="360" w:lineRule="auto"/>
        <w:rPr>
          <w:rFonts w:hint="eastAsia"/>
          <w:color w:val="auto"/>
          <w:sz w:val="24"/>
        </w:rPr>
      </w:pPr>
      <w:r>
        <w:rPr>
          <w:rFonts w:hint="eastAsia"/>
          <w:color w:val="auto"/>
          <w:sz w:val="24"/>
          <w:lang w:eastAsia="zh-CN"/>
        </w:rPr>
        <w:t>云暻</w:t>
      </w:r>
      <w:r>
        <w:rPr>
          <w:rFonts w:hint="eastAsia"/>
          <w:color w:val="auto"/>
          <w:sz w:val="24"/>
        </w:rPr>
        <w:t>（如遭雷击，脸色煞白，浑身发抖，嘴硬）：胡言乱语！我没有——</w:t>
      </w:r>
    </w:p>
    <w:p w14:paraId="1CF07868">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（冷淡开口，后退一步）：有没有你心知肚明。以往有婚约，我容你两分，如今一刀两断，别来装熟。否则——</w:t>
      </w:r>
    </w:p>
    <w:p w14:paraId="0729309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意味深长看了</w:t>
      </w:r>
      <w:r>
        <w:rPr>
          <w:rFonts w:hint="eastAsia"/>
          <w:color w:val="auto"/>
          <w:sz w:val="24"/>
          <w:lang w:eastAsia="zh-CN"/>
        </w:rPr>
        <w:t>云暻</w:t>
      </w:r>
      <w:r>
        <w:rPr>
          <w:rFonts w:hint="eastAsia"/>
          <w:color w:val="auto"/>
          <w:sz w:val="24"/>
        </w:rPr>
        <w:t>一眼，转身扬长而去</w:t>
      </w:r>
    </w:p>
    <w:p w14:paraId="751260D1">
      <w:pPr>
        <w:adjustRightInd w:val="0"/>
        <w:snapToGrid w:val="0"/>
        <w:spacing w:beforeLines="0" w:afterLines="0" w:line="360" w:lineRule="auto"/>
        <w:rPr>
          <w:rFonts w:hint="eastAsia"/>
          <w:color w:val="auto"/>
          <w:sz w:val="24"/>
        </w:rPr>
      </w:pPr>
      <w:r>
        <w:rPr>
          <w:rFonts w:hint="eastAsia"/>
          <w:color w:val="auto"/>
          <w:sz w:val="24"/>
        </w:rPr>
        <w:t xml:space="preserve">【卡点结尾】 </w:t>
      </w:r>
      <w:r>
        <w:rPr>
          <w:rFonts w:hint="eastAsia"/>
          <w:color w:val="auto"/>
          <w:sz w:val="24"/>
          <w:lang w:eastAsia="zh-CN"/>
        </w:rPr>
        <w:t>云暻</w:t>
      </w:r>
      <w:r>
        <w:rPr>
          <w:rFonts w:hint="eastAsia"/>
          <w:color w:val="auto"/>
          <w:sz w:val="24"/>
        </w:rPr>
        <w:t>愣在原地，摇摇欲坠，面色惨白如纸，手中的折扇掉在地上，镜头定格在折扇上的“清风”二字上。</w:t>
      </w:r>
    </w:p>
    <w:p w14:paraId="574A2504">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凤昭：女尊世界整大男子主义这一套，一家子装货</w:t>
      </w:r>
    </w:p>
    <w:p w14:paraId="3AFBAB1D">
      <w:pPr>
        <w:adjustRightInd w:val="0"/>
        <w:snapToGrid w:val="0"/>
        <w:spacing w:beforeLines="0" w:afterLines="0" w:line="360" w:lineRule="auto"/>
        <w:rPr>
          <w:rFonts w:hint="eastAsia"/>
          <w:color w:val="auto"/>
          <w:sz w:val="24"/>
        </w:rPr>
      </w:pPr>
    </w:p>
    <w:p w14:paraId="254A479E">
      <w:pPr>
        <w:adjustRightInd w:val="0"/>
        <w:snapToGrid w:val="0"/>
        <w:spacing w:beforeLines="0" w:afterLines="0" w:line="360" w:lineRule="auto"/>
        <w:rPr>
          <w:rFonts w:hint="eastAsia"/>
          <w:color w:val="auto"/>
          <w:sz w:val="24"/>
        </w:rPr>
      </w:pPr>
    </w:p>
    <w:p w14:paraId="6FF62AA0">
      <w:pPr>
        <w:adjustRightInd w:val="0"/>
        <w:snapToGrid w:val="0"/>
        <w:spacing w:beforeLines="0" w:afterLines="0" w:line="360" w:lineRule="auto"/>
        <w:rPr>
          <w:rFonts w:hint="eastAsia"/>
          <w:color w:val="auto"/>
          <w:sz w:val="24"/>
        </w:rPr>
      </w:pPr>
      <w:r>
        <w:rPr>
          <w:rFonts w:hint="eastAsia"/>
          <w:b/>
          <w:bCs/>
          <w:color w:val="auto"/>
          <w:sz w:val="24"/>
        </w:rPr>
        <w:t xml:space="preserve">第六集 </w:t>
      </w:r>
      <w:r>
        <w:rPr>
          <w:rFonts w:hint="eastAsia"/>
          <w:color w:val="auto"/>
          <w:sz w:val="24"/>
        </w:rPr>
        <w:t>前厅对峙，装病戏耍</w:t>
      </w:r>
    </w:p>
    <w:p w14:paraId="26ED883E">
      <w:pPr>
        <w:adjustRightInd w:val="0"/>
        <w:snapToGrid w:val="0"/>
        <w:spacing w:beforeLines="0" w:afterLines="0" w:line="360" w:lineRule="auto"/>
        <w:rPr>
          <w:rFonts w:hint="eastAsia"/>
          <w:color w:val="auto"/>
          <w:sz w:val="24"/>
          <w:u w:val="single"/>
        </w:rPr>
      </w:pPr>
      <w:r>
        <w:rPr>
          <w:rFonts w:hint="eastAsia"/>
          <w:color w:val="auto"/>
          <w:sz w:val="24"/>
          <w:u w:val="single"/>
        </w:rPr>
        <w:t xml:space="preserve">6-1 相府会客前厅 日 内 </w:t>
      </w:r>
    </w:p>
    <w:p w14:paraId="5FE871D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雕梁画栋，却气氛紧张，</w:t>
      </w:r>
      <w:r>
        <w:rPr>
          <w:rFonts w:hint="eastAsia"/>
          <w:color w:val="auto"/>
          <w:sz w:val="24"/>
          <w:lang w:eastAsia="zh-CN"/>
        </w:rPr>
        <w:t>云相国</w:t>
      </w:r>
      <w:r>
        <w:rPr>
          <w:rFonts w:hint="eastAsia"/>
          <w:color w:val="auto"/>
          <w:sz w:val="24"/>
        </w:rPr>
        <w:t>坐在主位，面色阴沉，手指不停敲击桌案</w:t>
      </w:r>
    </w:p>
    <w:p w14:paraId="10F26EF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懒洋洋径直走到客座，一屁股坐下，翘起二郎腿，单手撑着下巴，眼神轻蔑</w:t>
      </w:r>
    </w:p>
    <w:p w14:paraId="240BF3FC">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（皮笑肉不笑，语气阴阳怪气）：殿下真是贵人事忙，老夫在前厅等了许久，殿下才来。</w:t>
      </w:r>
    </w:p>
    <w:p w14:paraId="5FFC7EF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（语气慵懒）：本王还当你没脸见人，躲起来了，原来是小瞧了</w:t>
      </w:r>
      <w:r>
        <w:rPr>
          <w:rFonts w:hint="eastAsia"/>
          <w:color w:val="auto"/>
          <w:sz w:val="24"/>
          <w:lang w:val="en-US" w:eastAsia="zh-CN"/>
        </w:rPr>
        <w:t>您</w:t>
      </w:r>
      <w:r>
        <w:rPr>
          <w:rFonts w:hint="eastAsia"/>
          <w:color w:val="auto"/>
          <w:sz w:val="24"/>
        </w:rPr>
        <w:t>的脸皮厚度。相国勿怪。</w:t>
      </w:r>
    </w:p>
    <w:p w14:paraId="5A4C8CD8">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（嘴角抽搐，脸色更沉）：回门之日怠慢长辈，还出言不逊，这就是</w:t>
      </w:r>
      <w:r>
        <w:rPr>
          <w:rFonts w:hint="eastAsia"/>
          <w:color w:val="auto"/>
          <w:sz w:val="24"/>
          <w:lang w:eastAsia="zh-CN"/>
        </w:rPr>
        <w:t>宸王</w:t>
      </w:r>
      <w:r>
        <w:rPr>
          <w:rFonts w:hint="eastAsia"/>
          <w:color w:val="auto"/>
          <w:sz w:val="24"/>
        </w:rPr>
        <w:t>府的教养？</w:t>
      </w:r>
    </w:p>
    <w:p w14:paraId="4D7B094C">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（讥讽一笑，身子前倾）：长辈？我的长辈只有王府和宫里的几位。你那骨头几两重，也敢来我这充长辈，不怕折寿？</w:t>
      </w:r>
    </w:p>
    <w:p w14:paraId="52692604">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云相国</w:t>
      </w:r>
      <w:r>
        <w:rPr>
          <w:rFonts w:hint="eastAsia"/>
          <w:color w:val="auto"/>
          <w:sz w:val="24"/>
        </w:rPr>
        <w:t>脸色一沉，拍桌站起</w:t>
      </w:r>
      <w:r>
        <w:rPr>
          <w:rFonts w:hint="eastAsia"/>
          <w:color w:val="auto"/>
          <w:sz w:val="24"/>
          <w:lang w:eastAsia="zh-CN"/>
        </w:rPr>
        <w:t>。</w:t>
      </w:r>
    </w:p>
    <w:p w14:paraId="1804FF67">
      <w:pPr>
        <w:adjustRightInd w:val="0"/>
        <w:snapToGrid w:val="0"/>
        <w:spacing w:beforeLines="0" w:afterLines="0" w:line="360" w:lineRule="auto"/>
        <w:rPr>
          <w:rFonts w:hint="eastAsia"/>
          <w:color w:val="auto"/>
          <w:sz w:val="24"/>
        </w:rPr>
      </w:pPr>
      <w:r>
        <w:rPr>
          <w:rFonts w:hint="eastAsia"/>
          <w:color w:val="auto"/>
          <w:sz w:val="24"/>
          <w:lang w:val="en-US" w:eastAsia="zh-CN"/>
        </w:rPr>
        <w:t>云相国</w:t>
      </w:r>
      <w:r>
        <w:rPr>
          <w:rFonts w:hint="eastAsia"/>
          <w:color w:val="auto"/>
          <w:sz w:val="24"/>
        </w:rPr>
        <w:t>：你！</w:t>
      </w:r>
    </w:p>
    <w:p w14:paraId="426384F8">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OS：这小混蛋！仗着皇宠无法无天！又没在朝任职，根本没法辖制！</w:t>
      </w:r>
    </w:p>
    <w:p w14:paraId="35D7B0C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强压怒气，挤出笑脸，坐下</w:t>
      </w:r>
    </w:p>
    <w:p w14:paraId="70F0FF54">
      <w:pPr>
        <w:adjustRightInd w:val="0"/>
        <w:snapToGrid w:val="0"/>
        <w:spacing w:beforeLines="0" w:afterLines="0" w:line="360" w:lineRule="auto"/>
        <w:rPr>
          <w:rFonts w:hint="eastAsia"/>
          <w:color w:val="auto"/>
          <w:sz w:val="24"/>
        </w:rPr>
      </w:pPr>
      <w:r>
        <w:rPr>
          <w:rFonts w:hint="eastAsia"/>
          <w:color w:val="auto"/>
          <w:sz w:val="24"/>
          <w:lang w:val="en-US" w:eastAsia="zh-CN"/>
        </w:rPr>
        <w:t>云相国</w:t>
      </w:r>
      <w:r>
        <w:rPr>
          <w:rFonts w:hint="eastAsia"/>
          <w:color w:val="auto"/>
          <w:sz w:val="24"/>
        </w:rPr>
        <w:t>：殿下既</w:t>
      </w:r>
      <w:r>
        <w:rPr>
          <w:rFonts w:hint="eastAsia"/>
          <w:color w:val="auto"/>
          <w:sz w:val="24"/>
          <w:lang w:val="en-US" w:eastAsia="zh-CN"/>
        </w:rPr>
        <w:t>要</w:t>
      </w:r>
      <w:r>
        <w:rPr>
          <w:rFonts w:hint="eastAsia"/>
          <w:color w:val="auto"/>
          <w:sz w:val="24"/>
        </w:rPr>
        <w:t>了我家庶子，咱们便是亲家，两家结好，应多多往来。</w:t>
      </w:r>
    </w:p>
    <w:p w14:paraId="0954C8B7">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（语气冰冷）：自然。</w:t>
      </w:r>
      <w:r>
        <w:rPr>
          <w:rFonts w:hint="eastAsia"/>
          <w:color w:val="auto"/>
          <w:sz w:val="24"/>
          <w:lang w:val="en-US" w:eastAsia="zh-CN"/>
        </w:rPr>
        <w:t>阿笙父君</w:t>
      </w:r>
      <w:r>
        <w:rPr>
          <w:rFonts w:hint="eastAsia"/>
          <w:color w:val="auto"/>
          <w:sz w:val="24"/>
        </w:rPr>
        <w:t>住的院子太破，限你今日之内腾个最好的院子出来。若他受了半点委屈，或有人找他麻烦，本王闹起来，可不怕丢脸。</w:t>
      </w:r>
    </w:p>
    <w:p w14:paraId="2B3ADACC">
      <w:pPr>
        <w:adjustRightInd w:val="0"/>
        <w:snapToGrid w:val="0"/>
        <w:spacing w:beforeLines="0" w:afterLines="0" w:line="360" w:lineRule="auto"/>
        <w:rPr>
          <w:rFonts w:hint="eastAsia"/>
          <w:color w:val="auto"/>
          <w:sz w:val="24"/>
        </w:rPr>
      </w:pPr>
    </w:p>
    <w:p w14:paraId="50BD83F5">
      <w:pPr>
        <w:adjustRightInd w:val="0"/>
        <w:snapToGrid w:val="0"/>
        <w:spacing w:beforeLines="0" w:afterLines="0" w:line="360" w:lineRule="auto"/>
        <w:rPr>
          <w:rFonts w:hint="eastAsia"/>
          <w:color w:val="auto"/>
          <w:sz w:val="24"/>
          <w:u w:val="single"/>
        </w:rPr>
      </w:pPr>
      <w:r>
        <w:rPr>
          <w:rFonts w:hint="eastAsia"/>
          <w:color w:val="auto"/>
          <w:sz w:val="24"/>
          <w:u w:val="single"/>
        </w:rPr>
        <w:t xml:space="preserve">6-2 相府会客前厅 日 内 </w:t>
      </w:r>
    </w:p>
    <w:p w14:paraId="364A292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血压飙升，脸色涨紫，一拍桌案</w:t>
      </w:r>
    </w:p>
    <w:p w14:paraId="7E01E3F5">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：这是我</w:t>
      </w:r>
      <w:r>
        <w:rPr>
          <w:rFonts w:hint="eastAsia"/>
          <w:color w:val="auto"/>
          <w:sz w:val="24"/>
          <w:lang w:eastAsia="zh-CN"/>
        </w:rPr>
        <w:t>云家</w:t>
      </w:r>
      <w:r>
        <w:rPr>
          <w:rFonts w:hint="eastAsia"/>
          <w:color w:val="auto"/>
          <w:sz w:val="24"/>
        </w:rPr>
        <w:t>的家事，不劳殿下心费——</w:t>
      </w:r>
    </w:p>
    <w:p w14:paraId="1298ABC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（翻白眼，语气不屑）：老</w:t>
      </w:r>
      <w:r>
        <w:rPr>
          <w:rFonts w:hint="eastAsia"/>
          <w:color w:val="auto"/>
          <w:sz w:val="24"/>
          <w:lang w:val="en-US" w:eastAsia="zh-CN"/>
        </w:rPr>
        <w:t>东西</w:t>
      </w:r>
      <w:r>
        <w:rPr>
          <w:rFonts w:hint="eastAsia"/>
          <w:color w:val="auto"/>
          <w:sz w:val="24"/>
        </w:rPr>
        <w:t>，你可想好了。本王无软肋，你的小辫子却一抓一大把，趁本王好说话，别给脸不要脸。</w:t>
      </w:r>
    </w:p>
    <w:p w14:paraId="1D24D185">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（震惊瞪眼，怒喝）：放肆！你不过一介白身，辱骂朝廷命官，亲王也与民同罪！</w:t>
      </w:r>
    </w:p>
    <w:p w14:paraId="3139944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怒极，抓起桌上的茶杯，狠狠朝</w:t>
      </w:r>
      <w:r>
        <w:rPr>
          <w:rFonts w:hint="eastAsia"/>
          <w:color w:val="auto"/>
          <w:sz w:val="24"/>
          <w:lang w:eastAsia="zh-CN"/>
        </w:rPr>
        <w:t>凤昭</w:t>
      </w:r>
      <w:r>
        <w:rPr>
          <w:rFonts w:hint="eastAsia"/>
          <w:color w:val="auto"/>
          <w:sz w:val="24"/>
        </w:rPr>
        <w:t>摔去，茶水溅向</w:t>
      </w:r>
      <w:r>
        <w:rPr>
          <w:rFonts w:hint="eastAsia"/>
          <w:color w:val="auto"/>
          <w:sz w:val="24"/>
          <w:lang w:eastAsia="zh-CN"/>
        </w:rPr>
        <w:t>凤昭</w:t>
      </w:r>
      <w:r>
        <w:rPr>
          <w:rFonts w:hint="eastAsia"/>
          <w:color w:val="auto"/>
          <w:sz w:val="24"/>
        </w:rPr>
        <w:t>的衣袖</w:t>
      </w:r>
    </w:p>
    <w:p w14:paraId="78A33FC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腾地站起，眼神冰冷，抬手反手就是一巴掌，清脆的巴掌声响彻前厅</w:t>
      </w:r>
    </w:p>
    <w:p w14:paraId="381CBF8F">
      <w:pPr>
        <w:adjustRightInd w:val="0"/>
        <w:snapToGrid w:val="0"/>
        <w:spacing w:beforeLines="0" w:afterLines="0" w:line="360" w:lineRule="auto"/>
        <w:rPr>
          <w:rFonts w:hint="eastAsia"/>
          <w:color w:val="auto"/>
          <w:sz w:val="24"/>
        </w:rPr>
      </w:pPr>
      <w:r>
        <w:rPr>
          <w:rFonts w:hint="eastAsia"/>
          <w:color w:val="auto"/>
          <w:sz w:val="24"/>
        </w:rPr>
        <w:t>啪！</w:t>
      </w:r>
    </w:p>
    <w:p w14:paraId="3DAB6B2C">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（冷笑，语气冰冷）：辱骂？本王今日还就殴打朝廷命官了。</w:t>
      </w:r>
    </w:p>
    <w:p w14:paraId="61C3C2BB">
      <w:pPr>
        <w:adjustRightInd w:val="0"/>
        <w:snapToGrid w:val="0"/>
        <w:spacing w:beforeLines="0" w:afterLines="0" w:line="360" w:lineRule="auto"/>
        <w:rPr>
          <w:rFonts w:hint="eastAsia"/>
          <w:color w:val="auto"/>
          <w:sz w:val="24"/>
        </w:rPr>
      </w:pPr>
      <w:r>
        <w:rPr>
          <w:rFonts w:hint="eastAsia"/>
          <w:color w:val="auto"/>
          <w:sz w:val="24"/>
          <w:lang w:eastAsia="zh-CN"/>
        </w:rPr>
        <w:t>云相国</w:t>
      </w:r>
      <w:r>
        <w:rPr>
          <w:rFonts w:hint="eastAsia"/>
          <w:color w:val="auto"/>
          <w:sz w:val="24"/>
        </w:rPr>
        <w:t>（捂着脸，目眦欲裂，怒吼）：来、来人！老夫要进宫面圣！告你殴打朝廷命官！</w:t>
      </w:r>
    </w:p>
    <w:p w14:paraId="5349D6CA">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凤昭os：哼，跟我比碰瓷？</w:t>
      </w:r>
    </w:p>
    <w:p w14:paraId="6A779C9A">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撇嘴，给</w:t>
      </w:r>
      <w:r>
        <w:rPr>
          <w:rFonts w:hint="eastAsia"/>
          <w:color w:val="auto"/>
          <w:sz w:val="24"/>
          <w:lang w:eastAsia="zh-CN"/>
        </w:rPr>
        <w:t>月弦</w:t>
      </w:r>
      <w:r>
        <w:rPr>
          <w:rFonts w:hint="eastAsia"/>
          <w:color w:val="auto"/>
          <w:sz w:val="24"/>
        </w:rPr>
        <w:t>递了个眼神，随即两眼一闭，身体一软，直挺挺往后倒</w:t>
      </w:r>
    </w:p>
    <w:p w14:paraId="34561B2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月弦</w:t>
      </w:r>
      <w:r>
        <w:rPr>
          <w:rFonts w:hint="eastAsia"/>
          <w:color w:val="auto"/>
          <w:sz w:val="24"/>
        </w:rPr>
        <w:t>眼疾手快，上前接住</w:t>
      </w:r>
      <w:r>
        <w:rPr>
          <w:rFonts w:hint="eastAsia"/>
          <w:color w:val="auto"/>
          <w:sz w:val="24"/>
          <w:lang w:eastAsia="zh-CN"/>
        </w:rPr>
        <w:t>凤昭</w:t>
      </w:r>
      <w:r>
        <w:rPr>
          <w:rFonts w:hint="eastAsia"/>
          <w:color w:val="auto"/>
          <w:sz w:val="24"/>
        </w:rPr>
        <w:t>，扯开嗓子嚎啕，声音撕心裂肺</w:t>
      </w:r>
    </w:p>
    <w:p w14:paraId="08718542">
      <w:pPr>
        <w:adjustRightInd w:val="0"/>
        <w:snapToGrid w:val="0"/>
        <w:spacing w:beforeLines="0" w:afterLines="0" w:line="360" w:lineRule="auto"/>
        <w:rPr>
          <w:rFonts w:hint="eastAsia"/>
          <w:color w:val="auto"/>
          <w:sz w:val="24"/>
        </w:rPr>
      </w:pPr>
      <w:r>
        <w:rPr>
          <w:rFonts w:hint="eastAsia"/>
          <w:color w:val="auto"/>
          <w:sz w:val="24"/>
          <w:lang w:val="en-US" w:eastAsia="zh-CN"/>
        </w:rPr>
        <w:t>月弦</w:t>
      </w:r>
      <w:r>
        <w:rPr>
          <w:rFonts w:hint="eastAsia"/>
          <w:color w:val="auto"/>
          <w:sz w:val="24"/>
        </w:rPr>
        <w:t>：</w:t>
      </w:r>
      <w:r>
        <w:rPr>
          <w:rFonts w:hint="eastAsia"/>
          <w:color w:val="auto"/>
          <w:sz w:val="24"/>
          <w:lang w:val="en-US" w:eastAsia="zh-CN"/>
        </w:rPr>
        <w:t>老</w:t>
      </w:r>
      <w:r>
        <w:rPr>
          <w:rFonts w:hint="eastAsia"/>
          <w:color w:val="auto"/>
          <w:sz w:val="24"/>
        </w:rPr>
        <w:t>天</w:t>
      </w:r>
      <w:r>
        <w:rPr>
          <w:rFonts w:hint="eastAsia"/>
          <w:color w:val="auto"/>
          <w:sz w:val="24"/>
          <w:lang w:val="en-US" w:eastAsia="zh-CN"/>
        </w:rPr>
        <w:t>奶</w:t>
      </w:r>
      <w:r>
        <w:rPr>
          <w:rFonts w:hint="eastAsia"/>
          <w:color w:val="auto"/>
          <w:sz w:val="24"/>
        </w:rPr>
        <w:t>啊！</w:t>
      </w:r>
      <w:r>
        <w:rPr>
          <w:rFonts w:hint="eastAsia"/>
          <w:color w:val="auto"/>
          <w:sz w:val="24"/>
          <w:lang w:eastAsia="zh-CN"/>
        </w:rPr>
        <w:t>云相国</w:t>
      </w:r>
      <w:r>
        <w:rPr>
          <w:rFonts w:hint="eastAsia"/>
          <w:color w:val="auto"/>
          <w:sz w:val="24"/>
        </w:rPr>
        <w:t>辱骂皇亲，</w:t>
      </w:r>
      <w:r>
        <w:rPr>
          <w:rFonts w:hint="eastAsia"/>
          <w:color w:val="auto"/>
          <w:sz w:val="24"/>
          <w:lang w:val="en-US" w:eastAsia="zh-CN"/>
        </w:rPr>
        <w:t xml:space="preserve"> </w:t>
      </w:r>
      <w:r>
        <w:rPr>
          <w:rFonts w:hint="eastAsia"/>
          <w:color w:val="auto"/>
          <w:sz w:val="24"/>
        </w:rPr>
        <w:t>动手殴打亲王！把我家殿下气得发病了！殿下！您</w:t>
      </w:r>
      <w:r>
        <w:rPr>
          <w:rFonts w:hint="eastAsia"/>
          <w:color w:val="auto"/>
          <w:sz w:val="24"/>
          <w:lang w:val="en-US" w:eastAsia="zh-CN"/>
        </w:rPr>
        <w:t>别死</w:t>
      </w:r>
      <w:r>
        <w:rPr>
          <w:rFonts w:hint="eastAsia"/>
          <w:color w:val="auto"/>
          <w:sz w:val="24"/>
        </w:rPr>
        <w:t>啊！</w:t>
      </w:r>
    </w:p>
    <w:p w14:paraId="128134C0">
      <w:pPr>
        <w:adjustRightInd w:val="0"/>
        <w:snapToGrid w:val="0"/>
        <w:spacing w:beforeLines="0" w:afterLines="0" w:line="360" w:lineRule="auto"/>
        <w:rPr>
          <w:rFonts w:hint="eastAsia"/>
          <w:color w:val="auto"/>
          <w:sz w:val="24"/>
        </w:rPr>
      </w:pPr>
      <w:r>
        <w:rPr>
          <w:rFonts w:hint="eastAsia"/>
          <w:color w:val="auto"/>
          <w:sz w:val="24"/>
        </w:rPr>
        <w:t>春华飞身冲出前厅，大喊：我进宫请皇上！</w:t>
      </w:r>
    </w:p>
    <w:p w14:paraId="440440F8">
      <w:pPr>
        <w:adjustRightInd w:val="0"/>
        <w:snapToGrid w:val="0"/>
        <w:spacing w:beforeLines="0" w:afterLines="0" w:line="360" w:lineRule="auto"/>
        <w:rPr>
          <w:rFonts w:hint="eastAsia"/>
          <w:color w:val="auto"/>
          <w:sz w:val="24"/>
        </w:rPr>
      </w:pPr>
      <w:r>
        <w:rPr>
          <w:rFonts w:hint="eastAsia"/>
          <w:color w:val="auto"/>
          <w:sz w:val="24"/>
          <w:lang w:eastAsia="zh-CN"/>
        </w:rPr>
        <w:t>星云</w:t>
      </w:r>
      <w:r>
        <w:rPr>
          <w:rFonts w:hint="eastAsia"/>
          <w:color w:val="auto"/>
          <w:sz w:val="24"/>
        </w:rPr>
        <w:t>也飞身冲出</w:t>
      </w:r>
      <w:r>
        <w:rPr>
          <w:rFonts w:hint="eastAsia"/>
          <w:color w:val="auto"/>
          <w:sz w:val="24"/>
          <w:lang w:val="en-US" w:eastAsia="zh-CN"/>
        </w:rPr>
        <w:t>门</w:t>
      </w:r>
      <w:r>
        <w:rPr>
          <w:rFonts w:hint="eastAsia"/>
          <w:color w:val="auto"/>
          <w:sz w:val="24"/>
        </w:rPr>
        <w:t>：我回王府报信！</w:t>
      </w:r>
    </w:p>
    <w:p w14:paraId="6713DDB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目瞪口呆，手指着</w:t>
      </w:r>
      <w:r>
        <w:rPr>
          <w:rFonts w:hint="eastAsia"/>
          <w:color w:val="auto"/>
          <w:sz w:val="24"/>
          <w:lang w:eastAsia="zh-CN"/>
        </w:rPr>
        <w:t>凤昭</w:t>
      </w:r>
      <w:r>
        <w:rPr>
          <w:rFonts w:hint="eastAsia"/>
          <w:color w:val="auto"/>
          <w:sz w:val="24"/>
        </w:rPr>
        <w:t>，半天说不出话</w:t>
      </w:r>
    </w:p>
    <w:p w14:paraId="715DAD35">
      <w:pPr>
        <w:adjustRightInd w:val="0"/>
        <w:snapToGrid w:val="0"/>
        <w:spacing w:beforeLines="0" w:afterLines="0" w:line="360" w:lineRule="auto"/>
        <w:rPr>
          <w:rFonts w:hint="eastAsia"/>
          <w:color w:val="auto"/>
          <w:sz w:val="24"/>
        </w:rPr>
      </w:pPr>
      <w:r>
        <w:rPr>
          <w:rFonts w:hint="eastAsia"/>
          <w:color w:val="auto"/>
          <w:sz w:val="24"/>
          <w:lang w:val="en-US" w:eastAsia="zh-CN"/>
        </w:rPr>
        <w:t>云相国</w:t>
      </w:r>
      <w:r>
        <w:rPr>
          <w:rFonts w:hint="eastAsia"/>
          <w:color w:val="auto"/>
          <w:sz w:val="24"/>
        </w:rPr>
        <w:t>：你、你们——</w:t>
      </w:r>
    </w:p>
    <w:p w14:paraId="5B0AA6F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云相国</w:t>
      </w:r>
      <w:r>
        <w:rPr>
          <w:rFonts w:hint="eastAsia"/>
          <w:color w:val="auto"/>
          <w:sz w:val="24"/>
        </w:rPr>
        <w:t>气急攻心，胸口起伏，两眼一翻，“噗通”倒在地上</w:t>
      </w:r>
    </w:p>
    <w:p w14:paraId="16C84033">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月弦</w:t>
      </w:r>
      <w:r>
        <w:rPr>
          <w:rFonts w:hint="eastAsia"/>
          <w:color w:val="auto"/>
          <w:sz w:val="24"/>
        </w:rPr>
        <w:t>一把抱起</w:t>
      </w:r>
      <w:r>
        <w:rPr>
          <w:rFonts w:hint="eastAsia"/>
          <w:color w:val="auto"/>
          <w:sz w:val="24"/>
          <w:lang w:eastAsia="zh-CN"/>
        </w:rPr>
        <w:t>凤昭</w:t>
      </w:r>
      <w:r>
        <w:rPr>
          <w:rFonts w:hint="eastAsia"/>
          <w:color w:val="auto"/>
          <w:sz w:val="24"/>
        </w:rPr>
        <w:t>，边跑边假装哭喊，脚步飞快</w:t>
      </w:r>
    </w:p>
    <w:p w14:paraId="2A7D0592">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：殿下！您撑住啊！</w:t>
      </w:r>
    </w:p>
    <w:p w14:paraId="0860056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在</w:t>
      </w:r>
      <w:r>
        <w:rPr>
          <w:rFonts w:hint="eastAsia"/>
          <w:color w:val="auto"/>
          <w:sz w:val="24"/>
          <w:lang w:eastAsia="zh-CN"/>
        </w:rPr>
        <w:t>月弦</w:t>
      </w:r>
      <w:r>
        <w:rPr>
          <w:rFonts w:hint="eastAsia"/>
          <w:color w:val="auto"/>
          <w:sz w:val="24"/>
        </w:rPr>
        <w:t>怀里，悄悄睁一只眼</w:t>
      </w:r>
    </w:p>
    <w:p w14:paraId="231B664A">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小声对</w:t>
      </w:r>
      <w:r>
        <w:rPr>
          <w:rFonts w:hint="eastAsia"/>
          <w:color w:val="auto"/>
          <w:sz w:val="24"/>
          <w:lang w:eastAsia="zh-CN"/>
        </w:rPr>
        <w:t>月弦</w:t>
      </w:r>
      <w:r>
        <w:rPr>
          <w:rFonts w:hint="eastAsia"/>
          <w:color w:val="auto"/>
          <w:sz w:val="24"/>
        </w:rPr>
        <w:t>说）：跑快点，待会儿去街口买</w:t>
      </w:r>
      <w:r>
        <w:rPr>
          <w:rFonts w:hint="eastAsia"/>
          <w:color w:val="auto"/>
          <w:sz w:val="24"/>
          <w:lang w:val="en-US" w:eastAsia="zh-CN"/>
        </w:rPr>
        <w:t>糖人</w:t>
      </w:r>
      <w:r>
        <w:rPr>
          <w:rFonts w:hint="eastAsia"/>
          <w:color w:val="auto"/>
          <w:sz w:val="24"/>
        </w:rPr>
        <w:t>。</w:t>
      </w:r>
    </w:p>
    <w:p w14:paraId="61B43635">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（小声回）：好嘞殿下！</w:t>
      </w:r>
    </w:p>
    <w:p w14:paraId="3C4375D9">
      <w:pPr>
        <w:adjustRightInd w:val="0"/>
        <w:snapToGrid w:val="0"/>
        <w:spacing w:beforeLines="0" w:afterLines="0" w:line="360" w:lineRule="auto"/>
        <w:rPr>
          <w:rFonts w:hint="eastAsia"/>
          <w:color w:val="auto"/>
          <w:sz w:val="24"/>
        </w:rPr>
      </w:pPr>
      <w:r>
        <w:rPr>
          <w:rFonts w:hint="eastAsia"/>
          <w:color w:val="auto"/>
          <w:sz w:val="24"/>
        </w:rPr>
        <w:t xml:space="preserve"> </w:t>
      </w:r>
      <w:r>
        <w:rPr>
          <w:rFonts w:hint="eastAsia"/>
          <w:color w:val="auto"/>
          <w:sz w:val="24"/>
          <w:lang w:eastAsia="zh-CN"/>
        </w:rPr>
        <w:t>月弦</w:t>
      </w:r>
      <w:r>
        <w:rPr>
          <w:rFonts w:hint="eastAsia"/>
          <w:color w:val="auto"/>
          <w:sz w:val="24"/>
        </w:rPr>
        <w:t>抱着</w:t>
      </w:r>
      <w:r>
        <w:rPr>
          <w:rFonts w:hint="eastAsia"/>
          <w:color w:val="auto"/>
          <w:sz w:val="24"/>
          <w:lang w:eastAsia="zh-CN"/>
        </w:rPr>
        <w:t>凤昭</w:t>
      </w:r>
      <w:r>
        <w:rPr>
          <w:rFonts w:hint="eastAsia"/>
          <w:color w:val="auto"/>
          <w:sz w:val="24"/>
        </w:rPr>
        <w:t>冲出前厅，留下</w:t>
      </w:r>
      <w:r>
        <w:rPr>
          <w:rFonts w:hint="eastAsia"/>
          <w:color w:val="auto"/>
          <w:sz w:val="24"/>
          <w:lang w:eastAsia="zh-CN"/>
        </w:rPr>
        <w:t>云家</w:t>
      </w:r>
      <w:r>
        <w:rPr>
          <w:rFonts w:hint="eastAsia"/>
          <w:color w:val="auto"/>
          <w:sz w:val="24"/>
        </w:rPr>
        <w:t>众人手忙脚乱救</w:t>
      </w:r>
      <w:r>
        <w:rPr>
          <w:rFonts w:hint="eastAsia"/>
          <w:color w:val="auto"/>
          <w:sz w:val="24"/>
          <w:lang w:eastAsia="zh-CN"/>
        </w:rPr>
        <w:t>云相国</w:t>
      </w:r>
      <w:r>
        <w:rPr>
          <w:rFonts w:hint="eastAsia"/>
          <w:color w:val="auto"/>
          <w:sz w:val="24"/>
        </w:rPr>
        <w:t>，镜头定格在</w:t>
      </w:r>
      <w:r>
        <w:rPr>
          <w:rFonts w:hint="eastAsia"/>
          <w:color w:val="auto"/>
          <w:sz w:val="24"/>
          <w:lang w:eastAsia="zh-CN"/>
        </w:rPr>
        <w:t>凤昭</w:t>
      </w:r>
      <w:r>
        <w:rPr>
          <w:rFonts w:hint="eastAsia"/>
          <w:color w:val="auto"/>
          <w:sz w:val="24"/>
        </w:rPr>
        <w:t>悄悄勾起的嘴角上，画面渐黑。</w:t>
      </w:r>
    </w:p>
    <w:p w14:paraId="199E98B1">
      <w:pPr>
        <w:adjustRightInd w:val="0"/>
        <w:snapToGrid w:val="0"/>
        <w:spacing w:beforeLines="0" w:afterLines="0" w:line="360" w:lineRule="auto"/>
        <w:rPr>
          <w:rFonts w:hint="eastAsia"/>
          <w:color w:val="auto"/>
          <w:sz w:val="24"/>
        </w:rPr>
      </w:pPr>
    </w:p>
    <w:p w14:paraId="48731790">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6-3 暗屋 日 内</w:t>
      </w:r>
    </w:p>
    <w:p w14:paraId="4074ABFA">
      <w:pPr>
        <w:adjustRightInd w:val="0"/>
        <w:snapToGrid w:val="0"/>
        <w:spacing w:beforeLines="0" w:afterLines="0" w:line="360" w:lineRule="auto"/>
        <w:rPr>
          <w:rFonts w:hint="eastAsia" w:cstheme="minorBidi"/>
          <w:color w:val="auto"/>
          <w:kern w:val="2"/>
          <w:sz w:val="24"/>
          <w:szCs w:val="24"/>
          <w:lang w:val="en-US" w:eastAsia="zh-CN" w:bidi="ar-SA"/>
        </w:rPr>
      </w:pPr>
      <w:r>
        <w:rPr>
          <w:rFonts w:hint="eastAsia"/>
          <w:color w:val="auto"/>
          <w:sz w:val="24"/>
          <w:lang w:val="en-US" w:eastAsia="zh-CN"/>
        </w:rPr>
        <w:t>黑衣人（</w:t>
      </w:r>
      <w:r>
        <w:rPr>
          <w:rFonts w:hint="eastAsia" w:cstheme="minorBidi"/>
          <w:color w:val="auto"/>
          <w:kern w:val="2"/>
          <w:sz w:val="24"/>
          <w:szCs w:val="24"/>
          <w:lang w:val="en-US" w:eastAsia="zh-CN" w:bidi="ar-SA"/>
        </w:rPr>
        <w:t>凤凛川）：哦？你是说，一个现在本该死了的人，被冲喜冲活了？</w:t>
      </w:r>
    </w:p>
    <w:p w14:paraId="3F2A758C">
      <w:pPr>
        <w:adjustRightInd w:val="0"/>
        <w:snapToGrid w:val="0"/>
        <w:spacing w:beforeLines="0" w:afterLines="0" w:line="360" w:lineRule="auto"/>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手下单膝跪地不敢应答，微微发抖，凤凛川由背身状态缓缓转身，经过手下的刹那斜睨一眼</w:t>
      </w:r>
    </w:p>
    <w:p w14:paraId="569E2364">
      <w:pPr>
        <w:adjustRightInd w:val="0"/>
        <w:snapToGrid w:val="0"/>
        <w:spacing w:beforeLines="0" w:afterLines="0" w:line="360" w:lineRule="auto"/>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凤凛川：一群废物</w:t>
      </w:r>
    </w:p>
    <w:p w14:paraId="6AF427CB">
      <w:pPr>
        <w:adjustRightInd w:val="0"/>
        <w:snapToGrid w:val="0"/>
        <w:spacing w:beforeLines="0" w:afterLines="0" w:line="360" w:lineRule="auto"/>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下一秒寒光一显，手下歪身摔倒在地。</w:t>
      </w:r>
    </w:p>
    <w:p w14:paraId="7E725D83">
      <w:pPr>
        <w:adjustRightInd w:val="0"/>
        <w:snapToGrid w:val="0"/>
        <w:spacing w:beforeLines="0" w:afterLines="0" w:line="360" w:lineRule="auto"/>
        <w:rPr>
          <w:rFonts w:hint="eastAsia"/>
          <w:color w:val="auto"/>
          <w:sz w:val="24"/>
        </w:rPr>
      </w:pPr>
    </w:p>
    <w:p w14:paraId="054FFF1B">
      <w:pPr>
        <w:adjustRightInd w:val="0"/>
        <w:snapToGrid w:val="0"/>
        <w:spacing w:beforeLines="0" w:afterLines="0" w:line="360" w:lineRule="auto"/>
        <w:rPr>
          <w:rFonts w:hint="eastAsia"/>
          <w:color w:val="auto"/>
          <w:sz w:val="24"/>
        </w:rPr>
      </w:pPr>
    </w:p>
    <w:p w14:paraId="64BFFBB2">
      <w:pPr>
        <w:adjustRightInd w:val="0"/>
        <w:snapToGrid w:val="0"/>
        <w:spacing w:beforeLines="0" w:afterLines="0" w:line="360" w:lineRule="auto"/>
        <w:rPr>
          <w:rFonts w:hint="eastAsia" w:eastAsiaTheme="minorEastAsia"/>
          <w:color w:val="auto"/>
          <w:sz w:val="24"/>
          <w:lang w:eastAsia="zh-CN"/>
        </w:rPr>
      </w:pPr>
      <w:r>
        <w:rPr>
          <w:rFonts w:hint="eastAsia"/>
          <w:b/>
          <w:bCs/>
          <w:color w:val="auto"/>
          <w:sz w:val="24"/>
        </w:rPr>
        <w:t>第七集</w:t>
      </w:r>
      <w:r>
        <w:rPr>
          <w:rFonts w:hint="eastAsia"/>
          <w:color w:val="auto"/>
          <w:sz w:val="24"/>
          <w:lang w:val="en-US" w:eastAsia="zh-CN"/>
        </w:rPr>
        <w:t xml:space="preserve"> </w:t>
      </w:r>
      <w:r>
        <w:rPr>
          <w:rFonts w:hint="eastAsia"/>
          <w:color w:val="auto"/>
          <w:sz w:val="24"/>
          <w:lang w:eastAsia="zh-CN"/>
        </w:rPr>
        <w:t>雾香山</w:t>
      </w:r>
      <w:r>
        <w:rPr>
          <w:rFonts w:hint="eastAsia"/>
          <w:color w:val="auto"/>
          <w:sz w:val="24"/>
        </w:rPr>
        <w:t>，泉中仙</w:t>
      </w:r>
    </w:p>
    <w:p w14:paraId="4C792983">
      <w:pPr>
        <w:adjustRightInd w:val="0"/>
        <w:snapToGrid w:val="0"/>
        <w:spacing w:beforeLines="0" w:afterLines="0" w:line="360" w:lineRule="auto"/>
        <w:rPr>
          <w:rFonts w:hint="eastAsia"/>
          <w:color w:val="auto"/>
          <w:sz w:val="24"/>
          <w:u w:val="single"/>
        </w:rPr>
      </w:pPr>
      <w:r>
        <w:rPr>
          <w:rFonts w:hint="eastAsia"/>
          <w:color w:val="auto"/>
          <w:sz w:val="24"/>
          <w:u w:val="single"/>
          <w:lang w:val="en-US" w:eastAsia="zh-CN"/>
        </w:rPr>
        <w:t>7-1</w:t>
      </w:r>
      <w:r>
        <w:rPr>
          <w:rFonts w:hint="eastAsia"/>
          <w:color w:val="auto"/>
          <w:sz w:val="24"/>
          <w:u w:val="single"/>
          <w:lang w:eastAsia="zh-CN"/>
        </w:rPr>
        <w:t>雾香山</w:t>
      </w:r>
      <w:r>
        <w:rPr>
          <w:rFonts w:hint="eastAsia"/>
          <w:color w:val="auto"/>
          <w:sz w:val="24"/>
          <w:u w:val="single"/>
        </w:rPr>
        <w:t>山脚</w:t>
      </w:r>
      <w:r>
        <w:rPr>
          <w:rFonts w:hint="eastAsia"/>
          <w:color w:val="auto"/>
          <w:sz w:val="24"/>
          <w:u w:val="single"/>
          <w:lang w:val="en-US" w:eastAsia="zh-CN"/>
        </w:rPr>
        <w:t xml:space="preserve"> 外 </w:t>
      </w:r>
      <w:r>
        <w:rPr>
          <w:rFonts w:hint="eastAsia"/>
          <w:color w:val="auto"/>
          <w:sz w:val="24"/>
          <w:u w:val="single"/>
        </w:rPr>
        <w:t>日</w:t>
      </w:r>
    </w:p>
    <w:p w14:paraId="737670EA">
      <w:pPr>
        <w:adjustRightInd w:val="0"/>
        <w:snapToGrid w:val="0"/>
        <w:spacing w:beforeLines="0" w:afterLines="0" w:line="360" w:lineRule="auto"/>
        <w:rPr>
          <w:rFonts w:hint="eastAsia"/>
          <w:color w:val="auto"/>
          <w:sz w:val="24"/>
          <w:lang w:val="en-US" w:eastAsia="zh-CN"/>
        </w:rPr>
      </w:pPr>
      <w:r>
        <w:rPr>
          <w:rFonts w:hint="eastAsia"/>
          <w:color w:val="auto"/>
          <w:sz w:val="24"/>
        </w:rPr>
        <w:t>叮——系统清脆提示音：</w:t>
      </w:r>
      <w:r>
        <w:rPr>
          <w:rFonts w:hint="eastAsia"/>
          <w:color w:val="auto"/>
          <w:sz w:val="24"/>
          <w:lang w:val="en-US" w:eastAsia="zh-CN"/>
        </w:rPr>
        <w:t>剩余寿元1天！</w:t>
      </w:r>
    </w:p>
    <w:p w14:paraId="47A292B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请宿主加快攻略进度~避免死亡结局~</w:t>
      </w:r>
    </w:p>
    <w:p w14:paraId="521A627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一身狩装，英姿飒爽，伸懒腰</w:t>
      </w:r>
    </w:p>
    <w:p w14:paraId="4A633D69">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：啊——自由的空气！</w:t>
      </w:r>
    </w:p>
    <w:p w14:paraId="03F8DEF0">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凤昭os：弹指一挥间只剩一天了，你再不喜欢上我，我就又要死了，（看向云笙背影）云笙，你可得给点力啊</w:t>
      </w:r>
    </w:p>
    <w:p w14:paraId="1083CCFB">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扒着马车窗，眼睛瞪得溜圆</w:t>
      </w:r>
    </w:p>
    <w:p w14:paraId="18015C6C">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：这、这就是外面的世界？！</w:t>
      </w:r>
    </w:p>
    <w:p w14:paraId="37B6A32E">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（挑眉）：这会儿高兴，待会儿有你哭的。</w:t>
      </w:r>
    </w:p>
    <w:p w14:paraId="15CD9FE6">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（回头，眼睛亮晶晶）：殿下，我绝不喊累！</w:t>
      </w:r>
    </w:p>
    <w:p w14:paraId="5D8830DA">
      <w:pPr>
        <w:adjustRightInd w:val="0"/>
        <w:snapToGrid w:val="0"/>
        <w:spacing w:beforeLines="0" w:afterLines="0" w:line="360" w:lineRule="auto"/>
        <w:rPr>
          <w:rFonts w:hint="eastAsia"/>
          <w:color w:val="auto"/>
          <w:sz w:val="24"/>
        </w:rPr>
      </w:pPr>
    </w:p>
    <w:p w14:paraId="06593DF4">
      <w:pPr>
        <w:adjustRightInd w:val="0"/>
        <w:snapToGrid w:val="0"/>
        <w:spacing w:beforeLines="0" w:afterLines="0" w:line="360" w:lineRule="auto"/>
        <w:rPr>
          <w:rFonts w:hint="eastAsia"/>
          <w:color w:val="auto"/>
          <w:sz w:val="24"/>
        </w:rPr>
      </w:pPr>
      <w:r>
        <w:rPr>
          <w:rFonts w:hint="eastAsia"/>
          <w:color w:val="auto"/>
          <w:sz w:val="24"/>
        </w:rPr>
        <w:t>7-2 半山腰 外 日</w:t>
      </w:r>
    </w:p>
    <w:p w14:paraId="2829F961">
      <w:pPr>
        <w:adjustRightInd w:val="0"/>
        <w:snapToGrid w:val="0"/>
        <w:spacing w:beforeLines="0" w:afterLines="0" w:line="360" w:lineRule="auto"/>
        <w:rPr>
          <w:rFonts w:hint="eastAsia"/>
          <w:color w:val="auto"/>
          <w:sz w:val="24"/>
        </w:rPr>
      </w:pPr>
      <w:r>
        <w:rPr>
          <w:rFonts w:hint="eastAsia"/>
          <w:color w:val="auto"/>
          <w:sz w:val="24"/>
        </w:rPr>
        <w:t>△</w:t>
      </w:r>
      <w:r>
        <w:rPr>
          <w:rFonts w:hint="eastAsia"/>
          <w:color w:val="auto"/>
          <w:sz w:val="24"/>
          <w:lang w:eastAsia="zh-CN"/>
        </w:rPr>
        <w:t>云笙</w:t>
      </w:r>
      <w:r>
        <w:rPr>
          <w:rFonts w:hint="eastAsia"/>
          <w:color w:val="auto"/>
          <w:sz w:val="24"/>
        </w:rPr>
        <w:t>瘫在石头上，大口喘气</w:t>
      </w:r>
    </w:p>
    <w:p w14:paraId="5CC56243">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（虚弱）：殿、殿下……我不行了……</w:t>
      </w:r>
    </w:p>
    <w:p w14:paraId="44F5DF56">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（精神抖擞）：这才爬了一半，就不行了？</w:t>
      </w:r>
      <w:r>
        <w:rPr>
          <w:rFonts w:hint="eastAsia"/>
          <w:color w:val="auto"/>
          <w:sz w:val="24"/>
          <w:lang w:val="en-US" w:eastAsia="zh-CN"/>
        </w:rPr>
        <w:t>月弦</w:t>
      </w:r>
    </w:p>
    <w:p w14:paraId="33FAD793">
      <w:pPr>
        <w:adjustRightInd w:val="0"/>
        <w:snapToGrid w:val="0"/>
        <w:spacing w:beforeLines="0" w:afterLines="0" w:line="360" w:lineRule="auto"/>
        <w:rPr>
          <w:rFonts w:hint="eastAsia"/>
          <w:color w:val="auto"/>
          <w:sz w:val="24"/>
        </w:rPr>
      </w:pPr>
      <w:r>
        <w:rPr>
          <w:rFonts w:hint="eastAsia"/>
          <w:color w:val="auto"/>
          <w:sz w:val="24"/>
          <w:lang w:val="en-US" w:eastAsia="zh-CN"/>
        </w:rPr>
        <w:t>月弦</w:t>
      </w:r>
      <w:r>
        <w:rPr>
          <w:rFonts w:hint="eastAsia"/>
          <w:color w:val="auto"/>
          <w:sz w:val="24"/>
        </w:rPr>
        <w:t>：哎！</w:t>
      </w:r>
    </w:p>
    <w:p w14:paraId="6C0C7E42">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：陪着阿</w:t>
      </w:r>
      <w:r>
        <w:rPr>
          <w:rFonts w:hint="eastAsia"/>
          <w:color w:val="auto"/>
          <w:sz w:val="24"/>
          <w:lang w:eastAsia="zh-CN"/>
        </w:rPr>
        <w:t>笙</w:t>
      </w:r>
      <w:r>
        <w:rPr>
          <w:rFonts w:hint="eastAsia"/>
          <w:color w:val="auto"/>
          <w:sz w:val="24"/>
        </w:rPr>
        <w:t>，我再自己转转。</w:t>
      </w:r>
    </w:p>
    <w:p w14:paraId="1809DD93">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：殿下！您不累吗？！</w:t>
      </w:r>
    </w:p>
    <w:p w14:paraId="20F0E12D">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（轻松）：累？这才哪到哪。</w:t>
      </w:r>
    </w:p>
    <w:p w14:paraId="1CEED0F5">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（呆住）：啊</w:t>
      </w:r>
    </w:p>
    <w:p w14:paraId="1EBF3483">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（内心美滋滋os）：爽死！女尊世界，女人体力天花板——这设定，我爱了！</w:t>
      </w:r>
    </w:p>
    <w:p w14:paraId="28FCDAB3">
      <w:pPr>
        <w:adjustRightInd w:val="0"/>
        <w:snapToGrid w:val="0"/>
        <w:spacing w:beforeLines="0" w:afterLines="0" w:line="360" w:lineRule="auto"/>
        <w:rPr>
          <w:rFonts w:hint="eastAsia"/>
          <w:color w:val="auto"/>
          <w:sz w:val="24"/>
          <w:lang w:val="en-US" w:eastAsia="zh-CN"/>
        </w:rPr>
      </w:pPr>
    </w:p>
    <w:p w14:paraId="43B0FE72">
      <w:pPr>
        <w:adjustRightInd w:val="0"/>
        <w:snapToGrid w:val="0"/>
        <w:spacing w:beforeLines="0" w:afterLines="0" w:line="360" w:lineRule="auto"/>
        <w:rPr>
          <w:rFonts w:hint="eastAsia"/>
          <w:color w:val="auto"/>
          <w:sz w:val="24"/>
        </w:rPr>
      </w:pPr>
    </w:p>
    <w:p w14:paraId="498561E2">
      <w:pPr>
        <w:adjustRightInd w:val="0"/>
        <w:snapToGrid w:val="0"/>
        <w:spacing w:beforeLines="0" w:afterLines="0" w:line="360" w:lineRule="auto"/>
        <w:rPr>
          <w:rFonts w:hint="eastAsia"/>
          <w:color w:val="auto"/>
          <w:sz w:val="24"/>
          <w:u w:val="single"/>
        </w:rPr>
      </w:pPr>
      <w:r>
        <w:rPr>
          <w:rFonts w:hint="eastAsia"/>
          <w:color w:val="auto"/>
          <w:sz w:val="24"/>
          <w:u w:val="single"/>
          <w:lang w:val="en-US" w:eastAsia="zh-CN"/>
        </w:rPr>
        <w:t>7-3</w:t>
      </w:r>
      <w:r>
        <w:rPr>
          <w:rFonts w:hint="eastAsia"/>
          <w:color w:val="auto"/>
          <w:sz w:val="24"/>
          <w:u w:val="single"/>
        </w:rPr>
        <w:t>山林深处</w:t>
      </w:r>
      <w:r>
        <w:rPr>
          <w:rFonts w:hint="eastAsia"/>
          <w:color w:val="auto"/>
          <w:sz w:val="24"/>
          <w:u w:val="single"/>
          <w:lang w:val="en-US" w:eastAsia="zh-CN"/>
        </w:rPr>
        <w:t xml:space="preserve"> 外 </w:t>
      </w:r>
      <w:r>
        <w:rPr>
          <w:rFonts w:hint="eastAsia"/>
          <w:color w:val="auto"/>
          <w:sz w:val="24"/>
          <w:u w:val="single"/>
        </w:rPr>
        <w:t>日</w:t>
      </w:r>
    </w:p>
    <w:p w14:paraId="6470A458">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独自往上</w:t>
      </w:r>
      <w:r>
        <w:rPr>
          <w:rFonts w:hint="eastAsia"/>
          <w:color w:val="auto"/>
          <w:sz w:val="24"/>
          <w:lang w:eastAsia="zh-CN"/>
        </w:rPr>
        <w:t>走。</w:t>
      </w:r>
    </w:p>
    <w:p w14:paraId="7A94834D">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w:t>
      </w:r>
      <w:r>
        <w:rPr>
          <w:rFonts w:hint="eastAsia"/>
          <w:color w:val="auto"/>
          <w:sz w:val="24"/>
          <w:lang w:val="en-US" w:eastAsia="zh-CN"/>
        </w:rPr>
        <w:t>os</w:t>
      </w:r>
      <w:r>
        <w:rPr>
          <w:rFonts w:hint="eastAsia"/>
          <w:color w:val="auto"/>
          <w:sz w:val="24"/>
        </w:rPr>
        <w:t>）：原身虽然</w:t>
      </w:r>
      <w:r>
        <w:rPr>
          <w:rFonts w:hint="eastAsia"/>
          <w:color w:val="auto"/>
          <w:sz w:val="24"/>
          <w:lang w:val="en-US" w:eastAsia="zh-CN"/>
        </w:rPr>
        <w:t>多病</w:t>
      </w:r>
      <w:r>
        <w:rPr>
          <w:rFonts w:hint="eastAsia"/>
          <w:color w:val="auto"/>
          <w:sz w:val="24"/>
        </w:rPr>
        <w:t>，但技能全点满了啊！君子六艺无一不精，过目不忘，能文能武——可惜生在王府，不能入朝为官。</w:t>
      </w:r>
    </w:p>
    <w:p w14:paraId="76BD1E0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她忽然停下，鼻子动了动</w:t>
      </w:r>
    </w:p>
    <w:p w14:paraId="73841C9A">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（疑惑）：什么味道？</w:t>
      </w:r>
    </w:p>
    <w:p w14:paraId="127A5B0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val="en-US" w:eastAsia="zh-CN"/>
        </w:rPr>
        <w:t>身侧树木变低</w:t>
      </w:r>
      <w:r>
        <w:rPr>
          <w:rFonts w:hint="eastAsia"/>
          <w:color w:val="auto"/>
          <w:sz w:val="24"/>
        </w:rPr>
        <w:t>，前方雾气渐浓，隐隐有</w:t>
      </w:r>
      <w:r>
        <w:rPr>
          <w:rFonts w:hint="eastAsia"/>
          <w:color w:val="auto"/>
          <w:sz w:val="24"/>
          <w:lang w:val="en-US" w:eastAsia="zh-CN"/>
        </w:rPr>
        <w:t>雾</w:t>
      </w:r>
      <w:r>
        <w:rPr>
          <w:rFonts w:hint="eastAsia"/>
          <w:color w:val="auto"/>
          <w:sz w:val="24"/>
        </w:rPr>
        <w:t>气扑面</w:t>
      </w:r>
    </w:p>
    <w:p w14:paraId="5E1E7EF4">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（眼睛一亮，放轻脚步）：温泉？</w:t>
      </w:r>
    </w:p>
    <w:p w14:paraId="3E5B2CA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悄悄拨开最后一片遮挡，眼前豁然开朗</w:t>
      </w:r>
    </w:p>
    <w:p w14:paraId="0810DF5F">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（内心惊叹）：卧槽！神仙洞府啊！</w:t>
      </w:r>
    </w:p>
    <w:p w14:paraId="2D8AB77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四周香草馥郁，温泉如银镜，水面平静无波</w:t>
      </w:r>
    </w:p>
    <w:p w14:paraId="62E07FC1">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（眯眼）：嗯？</w:t>
      </w:r>
    </w:p>
    <w:p w14:paraId="5E71345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一瞬间，看见一个人影</w:t>
      </w:r>
      <w:r>
        <w:rPr>
          <w:rFonts w:hint="eastAsia"/>
          <w:color w:val="auto"/>
          <w:sz w:val="24"/>
          <w:lang w:val="en-US" w:eastAsia="zh-CN"/>
        </w:rPr>
        <w:t>香肩微露</w:t>
      </w:r>
      <w:r>
        <w:rPr>
          <w:rFonts w:hint="eastAsia"/>
          <w:color w:val="auto"/>
          <w:sz w:val="24"/>
        </w:rPr>
        <w:t>——但眨眼的功夫就消失了，只留下微微的涟漪</w:t>
      </w:r>
    </w:p>
    <w:p w14:paraId="1A4BE66A">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（狐疑）：……幻觉？</w:t>
      </w:r>
    </w:p>
    <w:p w14:paraId="1110743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△她靠近泉边，涟漪已经平息</w:t>
      </w:r>
    </w:p>
    <w:p w14:paraId="56E7A0A1">
      <w:pPr>
        <w:adjustRightInd w:val="0"/>
        <w:snapToGrid w:val="0"/>
        <w:spacing w:beforeLines="0" w:afterLines="0" w:line="360" w:lineRule="auto"/>
        <w:rPr>
          <w:rFonts w:hint="default"/>
          <w:color w:val="auto"/>
          <w:sz w:val="24"/>
          <w:lang w:val="en-US" w:eastAsia="zh-CN"/>
        </w:rPr>
      </w:pPr>
      <w:r>
        <w:rPr>
          <w:rFonts w:hint="eastAsia"/>
          <w:color w:val="auto"/>
          <w:sz w:val="24"/>
          <w:lang w:eastAsia="zh-CN"/>
        </w:rPr>
        <w:t>凤昭</w:t>
      </w:r>
      <w:r>
        <w:rPr>
          <w:rFonts w:hint="default"/>
          <w:color w:val="auto"/>
          <w:sz w:val="24"/>
          <w:lang w:val="en-US" w:eastAsia="zh-CN"/>
        </w:rPr>
        <w:t>（os）：正常人遇到这种事，肯定非礼勿视礼貌回避——可惜本王不是正常人。</w:t>
      </w:r>
    </w:p>
    <w:p w14:paraId="4BCC6D77">
      <w:pPr>
        <w:adjustRightInd w:val="0"/>
        <w:snapToGrid w:val="0"/>
        <w:spacing w:beforeLines="0" w:afterLines="0" w:line="360" w:lineRule="auto"/>
        <w:rPr>
          <w:rFonts w:hint="default"/>
          <w:color w:val="auto"/>
          <w:sz w:val="24"/>
          <w:lang w:val="en-US" w:eastAsia="zh-CN"/>
        </w:rPr>
      </w:pPr>
      <w:r>
        <w:rPr>
          <w:rFonts w:hint="eastAsia"/>
          <w:color w:val="auto"/>
          <w:sz w:val="24"/>
          <w:lang w:eastAsia="zh-CN"/>
        </w:rPr>
        <w:t>凤昭</w:t>
      </w:r>
      <w:r>
        <w:rPr>
          <w:rFonts w:hint="default"/>
          <w:color w:val="auto"/>
          <w:sz w:val="24"/>
          <w:lang w:val="en-US" w:eastAsia="zh-CN"/>
        </w:rPr>
        <w:t>（蹲下，仔细观察）：如果是女人，没什么好避的。如果是男人……能在本王眼皮底下瞬间消失，是普通男人能做到的？</w:t>
      </w:r>
    </w:p>
    <w:p w14:paraId="2DCF8E71">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△她盯着水面，嘴角勾起</w:t>
      </w:r>
    </w:p>
    <w:p w14:paraId="7B0753AC">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（坏笑，大声）：谁家正经人在著名景点泡温泉啊？追求刺激也不怕被人撞见？</w:t>
      </w:r>
    </w:p>
    <w:p w14:paraId="75460EE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四周寂静无声，只有雾气蒸腾</w:t>
      </w:r>
    </w:p>
    <w:p w14:paraId="12CBE6D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（等了半晌，无聊）：啧，真能憋。</w:t>
      </w:r>
    </w:p>
    <w:p w14:paraId="12FF468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她伸手探入温泉，搅动水面</w:t>
      </w:r>
    </w:p>
    <w:p w14:paraId="3CFEAA9F">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（喃喃）：温度还挺舒服。</w:t>
      </w:r>
      <w:r>
        <w:rPr>
          <w:rFonts w:hint="eastAsia"/>
          <w:color w:val="auto"/>
          <w:sz w:val="24"/>
          <w:lang w:eastAsia="zh-CN"/>
        </w:rPr>
        <w:t>雾香山</w:t>
      </w:r>
      <w:r>
        <w:rPr>
          <w:rFonts w:hint="eastAsia"/>
          <w:color w:val="auto"/>
          <w:sz w:val="24"/>
        </w:rPr>
        <w:t>，泉中仙啊……</w:t>
      </w:r>
    </w:p>
    <w:p w14:paraId="7A7425F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突然，手上的玉戒滑落，“噗通”沉入水中</w:t>
      </w:r>
    </w:p>
    <w:p w14:paraId="6526620B">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下意识想捞，又停住：算了，这种戒指王府还有千八百个。</w:t>
      </w:r>
    </w:p>
    <w:p w14:paraId="12269D7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她站起身，最后看了一眼水面</w:t>
      </w:r>
    </w:p>
    <w:p w14:paraId="4AA702BF">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（调侃）：可惜，无甚仙缘。</w:t>
      </w:r>
    </w:p>
    <w:p w14:paraId="160D3DF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转身，毫不留恋地离开</w:t>
      </w:r>
    </w:p>
    <w:p w14:paraId="011E7BC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水面忽然波动，一个人影破水而出——“哗啦！”</w:t>
      </w:r>
    </w:p>
    <w:p w14:paraId="778DA61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少年上半身赤裸，肤如凝脂，水珠顺着流畅的肌肉线条滑落。湿透的青丝贴在身上，貌美近妖，漂亮得惊人</w:t>
      </w:r>
    </w:p>
    <w:p w14:paraId="31FF3D7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少年轻喘着调整呼吸，目光幽深望向</w:t>
      </w:r>
      <w:r>
        <w:rPr>
          <w:rFonts w:hint="eastAsia"/>
          <w:color w:val="auto"/>
          <w:sz w:val="24"/>
          <w:lang w:eastAsia="zh-CN"/>
        </w:rPr>
        <w:t>凤昭</w:t>
      </w:r>
      <w:r>
        <w:rPr>
          <w:rFonts w:hint="eastAsia"/>
          <w:color w:val="auto"/>
          <w:sz w:val="24"/>
        </w:rPr>
        <w:t>消失的方向</w:t>
      </w:r>
    </w:p>
    <w:p w14:paraId="289D80B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他粉嫩的舌尖一卷，吐出一枚碧玉戒指，拿在手中把玩</w:t>
      </w:r>
    </w:p>
    <w:p w14:paraId="73A0B9B8">
      <w:pPr>
        <w:adjustRightInd w:val="0"/>
        <w:snapToGrid w:val="0"/>
        <w:spacing w:beforeLines="0" w:afterLines="0" w:line="360" w:lineRule="auto"/>
        <w:rPr>
          <w:rFonts w:hint="eastAsia"/>
          <w:color w:val="auto"/>
          <w:sz w:val="24"/>
        </w:rPr>
      </w:pPr>
      <w:r>
        <w:rPr>
          <w:rFonts w:hint="eastAsia"/>
          <w:color w:val="auto"/>
          <w:sz w:val="24"/>
        </w:rPr>
        <w:t>少年（悠悠开口，声音清冽）：</w:t>
      </w:r>
      <w:r>
        <w:rPr>
          <w:rFonts w:hint="eastAsia"/>
          <w:color w:val="auto"/>
          <w:sz w:val="24"/>
          <w:lang w:eastAsia="zh-CN"/>
        </w:rPr>
        <w:t>雾香山</w:t>
      </w:r>
      <w:r>
        <w:rPr>
          <w:rFonts w:hint="eastAsia"/>
          <w:color w:val="auto"/>
          <w:sz w:val="24"/>
        </w:rPr>
        <w:t>，泉中仙啊……</w:t>
      </w:r>
    </w:p>
    <w:p w14:paraId="2E74986C">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rPr>
        <w:t>他嘴角缓缓勾起一抹意味深长的笑</w:t>
      </w:r>
    </w:p>
    <w:p w14:paraId="6F9E2A1D">
      <w:pPr>
        <w:adjustRightInd w:val="0"/>
        <w:snapToGrid w:val="0"/>
        <w:spacing w:beforeLines="0" w:afterLines="0" w:line="360" w:lineRule="auto"/>
        <w:rPr>
          <w:rFonts w:hint="eastAsia"/>
          <w:color w:val="auto"/>
          <w:sz w:val="24"/>
        </w:rPr>
      </w:pPr>
      <w:r>
        <w:rPr>
          <w:rFonts w:hint="eastAsia"/>
          <w:color w:val="auto"/>
          <w:sz w:val="24"/>
        </w:rPr>
        <w:t>少年（轻声）：有意思。</w:t>
      </w:r>
    </w:p>
    <w:p w14:paraId="649B07A9">
      <w:pPr>
        <w:adjustRightInd w:val="0"/>
        <w:snapToGrid w:val="0"/>
        <w:spacing w:beforeLines="0" w:afterLines="0" w:line="360" w:lineRule="auto"/>
        <w:rPr>
          <w:rFonts w:hint="eastAsia"/>
          <w:color w:val="auto"/>
          <w:sz w:val="24"/>
          <w:lang w:eastAsia="zh-CN"/>
        </w:rPr>
      </w:pPr>
      <w:r>
        <w:rPr>
          <w:rFonts w:hint="eastAsia"/>
          <w:color w:val="auto"/>
          <w:sz w:val="24"/>
          <w:lang w:eastAsia="zh-CN"/>
        </w:rPr>
        <w:t>【</w:t>
      </w:r>
      <w:r>
        <w:rPr>
          <w:rFonts w:hint="eastAsia"/>
          <w:color w:val="auto"/>
          <w:sz w:val="24"/>
          <w:lang w:val="en-US" w:eastAsia="zh-CN"/>
        </w:rPr>
        <w:t>结尾卡点】</w:t>
      </w:r>
      <w:r>
        <w:rPr>
          <w:rFonts w:hint="eastAsia"/>
          <w:color w:val="auto"/>
          <w:sz w:val="24"/>
        </w:rPr>
        <w:t>他握着戒指的手指，骨节分明，白皙如玉</w:t>
      </w:r>
      <w:r>
        <w:rPr>
          <w:rFonts w:hint="eastAsia"/>
          <w:color w:val="auto"/>
          <w:sz w:val="24"/>
          <w:lang w:eastAsia="zh-CN"/>
        </w:rPr>
        <w:t>。</w:t>
      </w:r>
    </w:p>
    <w:p w14:paraId="0A34E490">
      <w:pPr>
        <w:adjustRightInd w:val="0"/>
        <w:snapToGrid w:val="0"/>
        <w:spacing w:beforeLines="0" w:afterLines="0" w:line="360" w:lineRule="auto"/>
        <w:rPr>
          <w:rFonts w:hint="eastAsia"/>
          <w:color w:val="auto"/>
          <w:sz w:val="24"/>
          <w:lang w:eastAsia="zh-CN"/>
        </w:rPr>
      </w:pPr>
    </w:p>
    <w:p w14:paraId="07E7D5AD">
      <w:pPr>
        <w:adjustRightInd w:val="0"/>
        <w:snapToGrid w:val="0"/>
        <w:spacing w:beforeLines="0" w:afterLines="0" w:line="360" w:lineRule="auto"/>
        <w:rPr>
          <w:rFonts w:hint="eastAsia"/>
          <w:color w:val="auto"/>
          <w:sz w:val="24"/>
          <w:lang w:eastAsia="zh-CN"/>
        </w:rPr>
      </w:pPr>
    </w:p>
    <w:p w14:paraId="69AE852F">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第八集</w:t>
      </w:r>
      <w:r>
        <w:rPr>
          <w:rFonts w:hint="eastAsia"/>
          <w:color w:val="auto"/>
          <w:sz w:val="24"/>
          <w:lang w:val="en-US" w:eastAsia="zh-CN"/>
        </w:rPr>
        <w:t xml:space="preserve"> 如君主动，妻主调戏</w:t>
      </w:r>
    </w:p>
    <w:p w14:paraId="246BD1F0">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8-1 宸王府梨花轩 内 夜</w:t>
      </w:r>
    </w:p>
    <w:p w14:paraId="5413260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val="en-US" w:eastAsia="zh-CN"/>
        </w:rPr>
        <w:t>凤昭</w:t>
      </w:r>
      <w:r>
        <w:rPr>
          <w:rFonts w:hint="eastAsia"/>
          <w:color w:val="auto"/>
          <w:sz w:val="24"/>
        </w:rPr>
        <w:t>进梨花轩正房时，</w:t>
      </w:r>
      <w:r>
        <w:rPr>
          <w:rFonts w:hint="eastAsia"/>
          <w:color w:val="auto"/>
          <w:sz w:val="24"/>
          <w:lang w:eastAsia="zh-CN"/>
        </w:rPr>
        <w:t>云笙</w:t>
      </w:r>
      <w:r>
        <w:rPr>
          <w:rFonts w:hint="eastAsia"/>
          <w:color w:val="auto"/>
          <w:sz w:val="24"/>
        </w:rPr>
        <w:t>正散着长发、穿着雪白的丝绸里衣站在隔帘处脉脉望着她。</w:t>
      </w:r>
    </w:p>
    <w:p w14:paraId="480D63F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暧昧烛光下，少年温柔乖巧，清眸含水，雪颊透春。</w:t>
      </w:r>
    </w:p>
    <w:p w14:paraId="7F453FA5">
      <w:pPr>
        <w:adjustRightInd w:val="0"/>
        <w:snapToGrid w:val="0"/>
        <w:spacing w:beforeLines="0" w:afterLines="0" w:line="360" w:lineRule="auto"/>
        <w:rPr>
          <w:rFonts w:hint="eastAsia"/>
          <w:color w:val="auto"/>
          <w:sz w:val="24"/>
        </w:rPr>
      </w:pPr>
      <w:r>
        <w:rPr>
          <w:rFonts w:hint="eastAsia"/>
          <w:color w:val="auto"/>
          <w:sz w:val="24"/>
          <w:lang w:val="en-US" w:eastAsia="zh-CN"/>
        </w:rPr>
        <w:t>凤昭（眼神微动）：</w:t>
      </w:r>
      <w:r>
        <w:rPr>
          <w:rFonts w:hint="eastAsia"/>
          <w:color w:val="auto"/>
          <w:sz w:val="24"/>
          <w:lang w:eastAsia="zh-CN"/>
        </w:rPr>
        <w:t>阿笙</w:t>
      </w:r>
      <w:r>
        <w:rPr>
          <w:rFonts w:hint="eastAsia"/>
          <w:color w:val="auto"/>
          <w:sz w:val="24"/>
        </w:rPr>
        <w:t>。</w:t>
      </w:r>
    </w:p>
    <w:p w14:paraId="0914AA8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轻轻喊了一声。她只松松垮垮穿了一件宽大睡袍，鸦色秀发垂丝如瀑，美得不似凡人。</w:t>
      </w:r>
    </w:p>
    <w:p w14:paraId="42DC9D5B">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凤昭os：啧，这小模样，还挺勾人。</w:t>
      </w:r>
    </w:p>
    <w:p w14:paraId="23E5E696">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凤昭刚走两步，咳嗽不止</w:t>
      </w:r>
    </w:p>
    <w:p w14:paraId="2401C2A6">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val="en-US" w:eastAsia="zh-CN"/>
        </w:rPr>
        <w:t>不</w:t>
      </w:r>
      <w:r>
        <w:rPr>
          <w:rFonts w:hint="eastAsia"/>
          <w:color w:val="auto"/>
          <w:sz w:val="24"/>
        </w:rPr>
        <w:t>等她走到</w:t>
      </w:r>
      <w:r>
        <w:rPr>
          <w:rFonts w:hint="eastAsia"/>
          <w:color w:val="auto"/>
          <w:sz w:val="24"/>
          <w:lang w:eastAsia="zh-CN"/>
        </w:rPr>
        <w:t>云笙</w:t>
      </w:r>
      <w:r>
        <w:rPr>
          <w:rFonts w:hint="eastAsia"/>
          <w:color w:val="auto"/>
          <w:sz w:val="24"/>
        </w:rPr>
        <w:t>面前，</w:t>
      </w:r>
      <w:r>
        <w:rPr>
          <w:rFonts w:hint="eastAsia"/>
          <w:color w:val="auto"/>
          <w:sz w:val="24"/>
          <w:lang w:eastAsia="zh-CN"/>
        </w:rPr>
        <w:t>云笙</w:t>
      </w:r>
      <w:r>
        <w:rPr>
          <w:rFonts w:hint="eastAsia"/>
          <w:color w:val="auto"/>
          <w:sz w:val="24"/>
        </w:rPr>
        <w:t>却忽然跪下，</w:t>
      </w:r>
      <w:r>
        <w:rPr>
          <w:rFonts w:hint="eastAsia"/>
          <w:color w:val="auto"/>
          <w:sz w:val="24"/>
          <w:lang w:val="en-US" w:eastAsia="zh-CN"/>
        </w:rPr>
        <w:t>往前挪了几步，</w:t>
      </w:r>
      <w:r>
        <w:rPr>
          <w:rFonts w:hint="eastAsia"/>
          <w:color w:val="auto"/>
          <w:sz w:val="24"/>
        </w:rPr>
        <w:t>仰着小脸神色认真</w:t>
      </w:r>
      <w:r>
        <w:rPr>
          <w:rFonts w:hint="eastAsia"/>
          <w:color w:val="auto"/>
          <w:sz w:val="24"/>
          <w:lang w:eastAsia="zh-CN"/>
        </w:rPr>
        <w:t>。</w:t>
      </w:r>
    </w:p>
    <w:p w14:paraId="173E5C62">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鼓足勇气道：殿下，</w:t>
      </w:r>
      <w:r>
        <w:rPr>
          <w:rFonts w:hint="eastAsia"/>
          <w:color w:val="auto"/>
          <w:sz w:val="24"/>
          <w:lang w:eastAsia="zh-CN"/>
        </w:rPr>
        <w:t>阿笙</w:t>
      </w:r>
      <w:r>
        <w:rPr>
          <w:rFonts w:hint="eastAsia"/>
          <w:color w:val="auto"/>
          <w:sz w:val="24"/>
        </w:rPr>
        <w:t>侍候你。</w:t>
      </w:r>
    </w:p>
    <w:p w14:paraId="5C90455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说完便一鼓作气伸手抱住</w:t>
      </w:r>
      <w:r>
        <w:rPr>
          <w:rFonts w:hint="eastAsia"/>
          <w:color w:val="auto"/>
          <w:sz w:val="24"/>
          <w:lang w:eastAsia="zh-CN"/>
        </w:rPr>
        <w:t>凤昭</w:t>
      </w:r>
      <w:r>
        <w:rPr>
          <w:rFonts w:hint="eastAsia"/>
          <w:color w:val="auto"/>
          <w:sz w:val="24"/>
        </w:rPr>
        <w:t>的腰，将脸乖巧地贴在对方柔软的腹部。</w:t>
      </w:r>
    </w:p>
    <w:p w14:paraId="3378B41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伸手轻轻抚摸</w:t>
      </w:r>
      <w:r>
        <w:rPr>
          <w:rFonts w:hint="eastAsia"/>
          <w:color w:val="auto"/>
          <w:sz w:val="24"/>
          <w:lang w:eastAsia="zh-CN"/>
        </w:rPr>
        <w:t>云笙</w:t>
      </w:r>
      <w:r>
        <w:rPr>
          <w:rFonts w:hint="eastAsia"/>
          <w:color w:val="auto"/>
          <w:sz w:val="24"/>
        </w:rPr>
        <w:t>的发顶。</w:t>
      </w:r>
    </w:p>
    <w:p w14:paraId="044D39C7">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凤昭表面温柔一笑。</w:t>
      </w:r>
    </w:p>
    <w:p w14:paraId="2CD91C6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凤昭os：啊啊啊啊清纯小狗谁能把持的住阿</w:t>
      </w:r>
    </w:p>
    <w:p w14:paraId="1BF99B41">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你还小呢，不必勉强自己。</w:t>
      </w:r>
    </w:p>
    <w:p w14:paraId="1AD808E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身体一僵，小心翼翼地抬头观察着</w:t>
      </w:r>
      <w:r>
        <w:rPr>
          <w:rFonts w:hint="eastAsia"/>
          <w:color w:val="auto"/>
          <w:sz w:val="24"/>
          <w:lang w:eastAsia="zh-CN"/>
        </w:rPr>
        <w:t>凤昭</w:t>
      </w:r>
      <w:r>
        <w:rPr>
          <w:rFonts w:hint="eastAsia"/>
          <w:color w:val="auto"/>
          <w:sz w:val="24"/>
        </w:rPr>
        <w:t>的神色，确认她没有厌恶自己，才有些委屈地咬着嘴唇</w:t>
      </w:r>
    </w:p>
    <w:p w14:paraId="5AD0A7EB">
      <w:pPr>
        <w:adjustRightInd w:val="0"/>
        <w:snapToGrid w:val="0"/>
        <w:spacing w:beforeLines="0" w:afterLines="0" w:line="360" w:lineRule="auto"/>
        <w:rPr>
          <w:rFonts w:hint="eastAsia"/>
          <w:color w:val="auto"/>
          <w:sz w:val="24"/>
        </w:rPr>
      </w:pPr>
      <w:r>
        <w:rPr>
          <w:rFonts w:hint="eastAsia"/>
          <w:color w:val="auto"/>
          <w:sz w:val="24"/>
          <w:lang w:val="en-US" w:eastAsia="zh-CN"/>
        </w:rPr>
        <w:t>云笙（急着证明自己，想</w:t>
      </w:r>
      <w:r>
        <w:rPr>
          <w:rFonts w:hint="eastAsia"/>
          <w:color w:val="auto"/>
          <w:sz w:val="24"/>
        </w:rPr>
        <w:t>争取</w:t>
      </w:r>
      <w:r>
        <w:rPr>
          <w:rFonts w:hint="eastAsia"/>
          <w:color w:val="auto"/>
          <w:sz w:val="24"/>
          <w:lang w:eastAsia="zh-CN"/>
        </w:rPr>
        <w:t>）</w:t>
      </w:r>
      <w:r>
        <w:rPr>
          <w:rFonts w:hint="eastAsia"/>
          <w:color w:val="auto"/>
          <w:sz w:val="24"/>
        </w:rPr>
        <w:t>：殿下，您试试，</w:t>
      </w:r>
      <w:r>
        <w:rPr>
          <w:rFonts w:hint="eastAsia"/>
          <w:color w:val="auto"/>
          <w:sz w:val="24"/>
          <w:lang w:eastAsia="zh-CN"/>
        </w:rPr>
        <w:t>阿笙</w:t>
      </w:r>
      <w:r>
        <w:rPr>
          <w:rFonts w:hint="eastAsia"/>
          <w:color w:val="auto"/>
          <w:sz w:val="24"/>
        </w:rPr>
        <w:t>能做好的。</w:t>
      </w:r>
    </w:p>
    <w:p w14:paraId="0302D266">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真的？</w:t>
      </w:r>
    </w:p>
    <w:p w14:paraId="2CDBD62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见他坚持，</w:t>
      </w:r>
      <w:r>
        <w:rPr>
          <w:rFonts w:hint="eastAsia"/>
          <w:color w:val="auto"/>
          <w:sz w:val="24"/>
          <w:lang w:eastAsia="zh-CN"/>
        </w:rPr>
        <w:t>凤昭</w:t>
      </w:r>
      <w:r>
        <w:rPr>
          <w:rFonts w:hint="eastAsia"/>
          <w:color w:val="auto"/>
          <w:sz w:val="24"/>
        </w:rPr>
        <w:t>兴味地挑眉，</w:t>
      </w:r>
      <w:r>
        <w:rPr>
          <w:rFonts w:hint="eastAsia"/>
          <w:color w:val="auto"/>
          <w:sz w:val="24"/>
          <w:lang w:val="en-US" w:eastAsia="zh-CN"/>
        </w:rPr>
        <w:t>手指钩住云笙的下巴，</w:t>
      </w:r>
      <w:r>
        <w:rPr>
          <w:rFonts w:hint="eastAsia"/>
          <w:color w:val="auto"/>
          <w:sz w:val="24"/>
        </w:rPr>
        <w:t>出言逗他</w:t>
      </w:r>
    </w:p>
    <w:p w14:paraId="2D81B6A9">
      <w:pPr>
        <w:adjustRightInd w:val="0"/>
        <w:snapToGrid w:val="0"/>
        <w:spacing w:beforeLines="0" w:afterLines="0" w:line="360" w:lineRule="auto"/>
        <w:rPr>
          <w:rFonts w:hint="eastAsia" w:eastAsiaTheme="minorEastAsia"/>
          <w:color w:val="auto"/>
          <w:sz w:val="24"/>
          <w:lang w:val="en-US" w:eastAsia="zh-CN"/>
        </w:rPr>
      </w:pPr>
      <w:r>
        <w:rPr>
          <w:rFonts w:hint="eastAsia"/>
          <w:color w:val="auto"/>
          <w:sz w:val="24"/>
          <w:lang w:val="en-US" w:eastAsia="zh-CN"/>
        </w:rPr>
        <w:t>凤昭</w:t>
      </w:r>
      <w:r>
        <w:rPr>
          <w:rFonts w:hint="eastAsia"/>
          <w:color w:val="auto"/>
          <w:sz w:val="24"/>
        </w:rPr>
        <w:t>：若侍候不好，你该当何罪？</w:t>
      </w:r>
      <w:r>
        <w:rPr>
          <w:rFonts w:hint="eastAsia"/>
          <w:color w:val="auto"/>
          <w:sz w:val="24"/>
          <w:lang w:val="en-US" w:eastAsia="zh-CN"/>
        </w:rPr>
        <w:t>嗯？</w:t>
      </w:r>
    </w:p>
    <w:p w14:paraId="60A74AB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愣住了，表情呆呆的。</w:t>
      </w:r>
    </w:p>
    <w:p w14:paraId="42D4AD9A">
      <w:pPr>
        <w:adjustRightInd w:val="0"/>
        <w:snapToGrid w:val="0"/>
        <w:spacing w:beforeLines="0" w:afterLines="0" w:line="360" w:lineRule="auto"/>
        <w:rPr>
          <w:rFonts w:hint="eastAsia"/>
          <w:color w:val="auto"/>
          <w:sz w:val="24"/>
        </w:rPr>
      </w:pPr>
      <w:r>
        <w:rPr>
          <w:rFonts w:hint="eastAsia"/>
          <w:color w:val="auto"/>
          <w:sz w:val="24"/>
          <w:lang w:val="en-US" w:eastAsia="zh-CN"/>
        </w:rPr>
        <w:t>云笙（紧张）：我</w:t>
      </w:r>
      <w:r>
        <w:rPr>
          <w:rFonts w:hint="eastAsia"/>
          <w:color w:val="auto"/>
          <w:sz w:val="24"/>
        </w:rPr>
        <w:t>……</w:t>
      </w:r>
    </w:p>
    <w:p w14:paraId="117D3E2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伸手将</w:t>
      </w:r>
      <w:r>
        <w:rPr>
          <w:rFonts w:hint="eastAsia"/>
          <w:color w:val="auto"/>
          <w:sz w:val="24"/>
          <w:lang w:eastAsia="zh-CN"/>
        </w:rPr>
        <w:t>云笙</w:t>
      </w:r>
      <w:r>
        <w:rPr>
          <w:rFonts w:hint="eastAsia"/>
          <w:color w:val="auto"/>
          <w:sz w:val="24"/>
        </w:rPr>
        <w:t>拉起来，两人一起走到床榻边坐下。</w:t>
      </w:r>
    </w:p>
    <w:p w14:paraId="7DAD947E">
      <w:pPr>
        <w:adjustRightInd w:val="0"/>
        <w:snapToGrid w:val="0"/>
        <w:spacing w:beforeLines="0" w:afterLines="0" w:line="360" w:lineRule="auto"/>
        <w:rPr>
          <w:rFonts w:hint="eastAsia"/>
          <w:color w:val="auto"/>
          <w:sz w:val="24"/>
        </w:rPr>
      </w:pPr>
      <w:r>
        <w:rPr>
          <w:rFonts w:hint="eastAsia"/>
          <w:color w:val="auto"/>
          <w:sz w:val="24"/>
        </w:rPr>
        <w:t>她语重心长道：饭要一口一口吃，东西要一步一步学，切不可急于求成，不然得不偿失，明白吗？</w:t>
      </w:r>
    </w:p>
    <w:p w14:paraId="3E0BA94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乖乖听着，似懂非懂地点点头。</w:t>
      </w:r>
    </w:p>
    <w:p w14:paraId="586247D0">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你瞧。</w:t>
      </w:r>
    </w:p>
    <w:p w14:paraId="1BE867ED">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拉起他的手，温情地交握着</w:t>
      </w:r>
    </w:p>
    <w:p w14:paraId="11EF1367">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lang w:eastAsia="zh-CN"/>
        </w:rPr>
        <w:t>：</w:t>
      </w:r>
      <w:r>
        <w:rPr>
          <w:rFonts w:hint="eastAsia"/>
          <w:color w:val="auto"/>
          <w:sz w:val="24"/>
        </w:rPr>
        <w:t>这叫执子之手。</w:t>
      </w:r>
    </w:p>
    <w:p w14:paraId="7073909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漂亮的手指灵活地从他指缝间暧昧地摩挲而过，又缓缓扣紧</w:t>
      </w:r>
    </w:p>
    <w:p w14:paraId="32392DFE">
      <w:pPr>
        <w:adjustRightInd w:val="0"/>
        <w:snapToGrid w:val="0"/>
        <w:spacing w:beforeLines="0" w:afterLines="0" w:line="360" w:lineRule="auto"/>
        <w:rPr>
          <w:rFonts w:hint="eastAsia"/>
          <w:color w:val="auto"/>
          <w:sz w:val="24"/>
        </w:rPr>
      </w:pPr>
      <w:r>
        <w:rPr>
          <w:rFonts w:hint="eastAsia"/>
          <w:color w:val="auto"/>
          <w:sz w:val="24"/>
          <w:lang w:val="en-US" w:eastAsia="zh-CN"/>
        </w:rPr>
        <w:t>凤昭（眼波流转）</w:t>
      </w:r>
      <w:r>
        <w:rPr>
          <w:rFonts w:hint="eastAsia"/>
          <w:color w:val="auto"/>
          <w:sz w:val="24"/>
        </w:rPr>
        <w:t>：这叫，十指相扣。</w:t>
      </w:r>
    </w:p>
    <w:p w14:paraId="0B3A55C0">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云笙（呼吸一滞os：：殿下的手，好软</w:t>
      </w:r>
    </w:p>
    <w:p w14:paraId="50D62FA3">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她游刃有余地将两人的距离拉近，近到能感受彼此的呼吸。</w:t>
      </w:r>
    </w:p>
    <w:p w14:paraId="5476A7D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val="en-US" w:eastAsia="zh-CN"/>
        </w:rPr>
        <w:t>凤昭</w:t>
      </w:r>
      <w:r>
        <w:rPr>
          <w:rFonts w:hint="eastAsia"/>
          <w:color w:val="auto"/>
          <w:sz w:val="24"/>
        </w:rPr>
        <w:t>的唇瓣轻轻碰了碰他的额头，缓缓地，游移到了眼睛、鼻梁、脸颊、鼻头、耳朵，轻轻一过，若有似无。</w:t>
      </w:r>
    </w:p>
    <w:p w14:paraId="4D1A613D">
      <w:pPr>
        <w:adjustRightInd w:val="0"/>
        <w:snapToGrid w:val="0"/>
        <w:spacing w:beforeLines="0" w:afterLines="0" w:line="360" w:lineRule="auto"/>
        <w:rPr>
          <w:rFonts w:hint="eastAsia"/>
          <w:color w:val="auto"/>
          <w:sz w:val="24"/>
        </w:rPr>
      </w:pPr>
      <w:r>
        <w:rPr>
          <w:rFonts w:hint="eastAsia"/>
          <w:color w:val="auto"/>
          <w:sz w:val="24"/>
          <w:lang w:val="en-US" w:eastAsia="zh-CN"/>
        </w:rPr>
        <w:t>【结尾卡点】凤昭在他耳边轻笑，声音让他耳朵发麻：</w:t>
      </w:r>
      <w:r>
        <w:rPr>
          <w:rFonts w:hint="eastAsia"/>
          <w:color w:val="auto"/>
          <w:sz w:val="24"/>
          <w:lang w:eastAsia="zh-CN"/>
        </w:rPr>
        <w:t>阿笙</w:t>
      </w:r>
      <w:r>
        <w:rPr>
          <w:rFonts w:hint="eastAsia"/>
          <w:color w:val="auto"/>
          <w:sz w:val="24"/>
        </w:rPr>
        <w:t>，这叫蜻蜓点水。</w:t>
      </w:r>
    </w:p>
    <w:p w14:paraId="386A7623">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rPr>
        <w:t>已经完全被迷晕了，根本做不出反应，只能任由</w:t>
      </w:r>
      <w:r>
        <w:rPr>
          <w:rFonts w:hint="eastAsia"/>
          <w:color w:val="auto"/>
          <w:sz w:val="24"/>
          <w:lang w:eastAsia="zh-CN"/>
        </w:rPr>
        <w:t>凤昭</w:t>
      </w:r>
      <w:r>
        <w:rPr>
          <w:rFonts w:hint="eastAsia"/>
          <w:color w:val="auto"/>
          <w:sz w:val="24"/>
        </w:rPr>
        <w:t>牵引着他的心尖和感官拉拉扯扯，浮浮沉沉。</w:t>
      </w:r>
    </w:p>
    <w:p w14:paraId="69EE4247">
      <w:pPr>
        <w:adjustRightInd w:val="0"/>
        <w:snapToGrid w:val="0"/>
        <w:spacing w:beforeLines="0" w:afterLines="0" w:line="360" w:lineRule="auto"/>
        <w:rPr>
          <w:rFonts w:hint="eastAsia"/>
          <w:color w:val="auto"/>
          <w:sz w:val="24"/>
        </w:rPr>
      </w:pPr>
    </w:p>
    <w:p w14:paraId="53E0CD2F">
      <w:pPr>
        <w:adjustRightInd w:val="0"/>
        <w:snapToGrid w:val="0"/>
        <w:spacing w:beforeLines="0" w:afterLines="0" w:line="360" w:lineRule="auto"/>
        <w:rPr>
          <w:rFonts w:hint="eastAsia"/>
          <w:color w:val="auto"/>
          <w:sz w:val="24"/>
        </w:rPr>
      </w:pPr>
    </w:p>
    <w:p w14:paraId="4928F90E">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第九集</w:t>
      </w:r>
      <w:r>
        <w:rPr>
          <w:rFonts w:hint="eastAsia"/>
          <w:color w:val="auto"/>
          <w:sz w:val="24"/>
          <w:lang w:val="en-US" w:eastAsia="zh-CN"/>
        </w:rPr>
        <w:t xml:space="preserve">  浅尝辄止，如君悄吻</w:t>
      </w:r>
    </w:p>
    <w:p w14:paraId="483E56D2">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9-1 宸王府梨花轩 内 夜</w:t>
      </w:r>
    </w:p>
    <w:p w14:paraId="44DA5B6C">
      <w:pPr>
        <w:adjustRightInd w:val="0"/>
        <w:snapToGrid w:val="0"/>
        <w:spacing w:beforeLines="0" w:afterLines="0" w:line="360" w:lineRule="auto"/>
        <w:rPr>
          <w:rFonts w:hint="eastAsia"/>
          <w:color w:val="auto"/>
          <w:sz w:val="24"/>
        </w:rPr>
      </w:pPr>
      <w:r>
        <w:rPr>
          <w:rFonts w:hint="eastAsia"/>
          <w:color w:val="auto"/>
          <w:sz w:val="24"/>
          <w:lang w:val="en-US" w:eastAsia="zh-CN"/>
        </w:rPr>
        <w:t>凤昭（退后一点，笑问）：</w:t>
      </w:r>
      <w:r>
        <w:rPr>
          <w:rFonts w:hint="eastAsia"/>
          <w:color w:val="auto"/>
          <w:sz w:val="24"/>
        </w:rPr>
        <w:t>还想继续吗？</w:t>
      </w:r>
    </w:p>
    <w:p w14:paraId="17261AE9">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情思恍惚、头昏脑涨，都不知道自己点没点头。</w:t>
      </w:r>
    </w:p>
    <w:p w14:paraId="778275F8">
      <w:pPr>
        <w:adjustRightInd w:val="0"/>
        <w:snapToGrid w:val="0"/>
        <w:spacing w:beforeLines="0" w:afterLines="0" w:line="360" w:lineRule="auto"/>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又凑近，极轻地吻了吻他的唇瓣</w:t>
      </w:r>
      <w:r>
        <w:rPr>
          <w:rFonts w:hint="eastAsia"/>
          <w:color w:val="auto"/>
          <w:sz w:val="24"/>
          <w:lang w:eastAsia="zh-CN"/>
        </w:rPr>
        <w:t>。</w:t>
      </w:r>
    </w:p>
    <w:p w14:paraId="1007201D">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笑道：这是浅尝辄止。</w:t>
      </w:r>
    </w:p>
    <w:p w14:paraId="6C95A9EE">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凤昭带着笑意的眼睛对上云笙迷离的神态</w:t>
      </w:r>
    </w:p>
    <w:p w14:paraId="0F2B1AB3">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你看，你已经扛不住了。</w:t>
      </w:r>
    </w:p>
    <w:p w14:paraId="0158D45C">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eastAsia="zh-CN"/>
        </w:rPr>
        <w:t>云笙</w:t>
      </w:r>
      <w:r>
        <w:rPr>
          <w:rFonts w:hint="eastAsia"/>
          <w:color w:val="auto"/>
          <w:sz w:val="24"/>
        </w:rPr>
        <w:t>有些不服气</w:t>
      </w:r>
      <w:r>
        <w:rPr>
          <w:rFonts w:hint="eastAsia"/>
          <w:color w:val="auto"/>
          <w:sz w:val="24"/>
          <w:lang w:eastAsia="zh-CN"/>
        </w:rPr>
        <w:t>，</w:t>
      </w:r>
      <w:r>
        <w:rPr>
          <w:rFonts w:hint="eastAsia"/>
          <w:color w:val="auto"/>
          <w:sz w:val="24"/>
          <w:lang w:val="en-US" w:eastAsia="zh-CN"/>
        </w:rPr>
        <w:t>向凤昭靠近</w:t>
      </w:r>
    </w:p>
    <w:p w14:paraId="508E3FBF">
      <w:pPr>
        <w:adjustRightInd w:val="0"/>
        <w:snapToGrid w:val="0"/>
        <w:spacing w:beforeLines="0" w:afterLines="0" w:line="360" w:lineRule="auto"/>
        <w:rPr>
          <w:rFonts w:hint="eastAsia"/>
          <w:color w:val="auto"/>
          <w:sz w:val="24"/>
        </w:rPr>
      </w:pPr>
      <w:r>
        <w:rPr>
          <w:rFonts w:hint="eastAsia"/>
          <w:color w:val="auto"/>
          <w:sz w:val="24"/>
          <w:lang w:val="en-US" w:eastAsia="zh-CN"/>
        </w:rPr>
        <w:t>云笙</w:t>
      </w:r>
      <w:r>
        <w:rPr>
          <w:rFonts w:hint="eastAsia"/>
          <w:color w:val="auto"/>
          <w:sz w:val="24"/>
        </w:rPr>
        <w:t>：……我可以。</w:t>
      </w:r>
    </w:p>
    <w:p w14:paraId="73449320">
      <w:pPr>
        <w:adjustRightInd w:val="0"/>
        <w:snapToGrid w:val="0"/>
        <w:spacing w:beforeLines="0" w:afterLines="0" w:line="360" w:lineRule="auto"/>
        <w:rPr>
          <w:rFonts w:hint="eastAsia"/>
          <w:color w:val="auto"/>
          <w:sz w:val="24"/>
        </w:rPr>
      </w:pPr>
      <w:r>
        <w:rPr>
          <w:rFonts w:hint="eastAsia"/>
          <w:color w:val="auto"/>
          <w:sz w:val="24"/>
          <w:lang w:val="en-US" w:eastAsia="zh-CN"/>
        </w:rPr>
        <w:t>凤昭挑眉：</w:t>
      </w:r>
      <w:r>
        <w:rPr>
          <w:rFonts w:hint="eastAsia"/>
          <w:color w:val="auto"/>
          <w:sz w:val="24"/>
        </w:rPr>
        <w:t>那就把嘴张开。</w:t>
      </w:r>
    </w:p>
    <w:p w14:paraId="3E8C7AC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微微睁大了眼睛，手指都在颤。</w:t>
      </w:r>
    </w:p>
    <w:p w14:paraId="0D3F3159">
      <w:pPr>
        <w:adjustRightInd w:val="0"/>
        <w:snapToGrid w:val="0"/>
        <w:spacing w:beforeLines="0" w:afterLines="0" w:line="360" w:lineRule="auto"/>
        <w:rPr>
          <w:rFonts w:hint="eastAsia"/>
          <w:color w:val="auto"/>
          <w:sz w:val="24"/>
        </w:rPr>
      </w:pPr>
      <w:r>
        <w:rPr>
          <w:rFonts w:hint="eastAsia"/>
          <w:color w:val="auto"/>
          <w:sz w:val="24"/>
          <w:lang w:val="en-US" w:eastAsia="zh-CN"/>
        </w:rPr>
        <w:t>云笙os：</w:t>
      </w:r>
      <w:r>
        <w:rPr>
          <w:rFonts w:hint="eastAsia"/>
          <w:color w:val="auto"/>
          <w:sz w:val="24"/>
        </w:rPr>
        <w:t>呜、什么啊……</w:t>
      </w:r>
    </w:p>
    <w:p w14:paraId="3F5AE6A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忽然羞涩不已地捂住了自己的脸，转而背对着</w:t>
      </w:r>
      <w:r>
        <w:rPr>
          <w:rFonts w:hint="eastAsia"/>
          <w:color w:val="auto"/>
          <w:sz w:val="24"/>
          <w:lang w:eastAsia="zh-CN"/>
        </w:rPr>
        <w:t>凤昭</w:t>
      </w:r>
      <w:r>
        <w:rPr>
          <w:rFonts w:hint="eastAsia"/>
          <w:color w:val="auto"/>
          <w:sz w:val="24"/>
        </w:rPr>
        <w:t>，轻薄的脊背微微颤抖。</w:t>
      </w:r>
    </w:p>
    <w:p w14:paraId="71431B44">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哈哈哈。</w:t>
      </w:r>
    </w:p>
    <w:p w14:paraId="34A76FD4">
      <w:pPr>
        <w:adjustRightInd w:val="0"/>
        <w:snapToGrid w:val="0"/>
        <w:spacing w:beforeLines="0" w:afterLines="0" w:line="360" w:lineRule="auto"/>
        <w:rPr>
          <w:rFonts w:hint="eastAsia"/>
          <w:color w:val="auto"/>
          <w:sz w:val="24"/>
        </w:rPr>
      </w:pPr>
      <w:r>
        <w:rPr>
          <w:rFonts w:hint="eastAsia"/>
          <w:color w:val="auto"/>
          <w:sz w:val="24"/>
          <w:lang w:val="en-US" w:eastAsia="zh-CN"/>
        </w:rPr>
        <w:t>凤昭兴奋os：</w:t>
      </w:r>
      <w:r>
        <w:rPr>
          <w:rFonts w:hint="eastAsia"/>
          <w:color w:val="auto"/>
          <w:sz w:val="24"/>
        </w:rPr>
        <w:t>这难得一遇的羞涩与贞操，是</w:t>
      </w:r>
      <w:r>
        <w:rPr>
          <w:rFonts w:hint="eastAsia"/>
          <w:color w:val="auto"/>
          <w:sz w:val="24"/>
          <w:lang w:val="en-US" w:eastAsia="zh-CN"/>
        </w:rPr>
        <w:t>一个</w:t>
      </w:r>
      <w:r>
        <w:rPr>
          <w:rFonts w:hint="eastAsia"/>
          <w:color w:val="auto"/>
          <w:sz w:val="24"/>
        </w:rPr>
        <w:t>男人</w:t>
      </w:r>
      <w:r>
        <w:rPr>
          <w:rFonts w:hint="eastAsia"/>
          <w:color w:val="auto"/>
          <w:sz w:val="24"/>
          <w:lang w:val="en-US" w:eastAsia="zh-CN"/>
        </w:rPr>
        <w:t>最好</w:t>
      </w:r>
      <w:r>
        <w:rPr>
          <w:rFonts w:hint="eastAsia"/>
          <w:color w:val="auto"/>
          <w:sz w:val="24"/>
        </w:rPr>
        <w:t>的好嫁妆！</w:t>
      </w:r>
    </w:p>
    <w:p w14:paraId="7535454A">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最后再教你一个。</w:t>
      </w:r>
    </w:p>
    <w:p w14:paraId="020CD94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憋着笑，伸手抱住了团成一团背对着她的</w:t>
      </w:r>
      <w:r>
        <w:rPr>
          <w:rFonts w:hint="eastAsia"/>
          <w:color w:val="auto"/>
          <w:sz w:val="24"/>
          <w:lang w:eastAsia="zh-CN"/>
        </w:rPr>
        <w:t>云笙</w:t>
      </w:r>
      <w:r>
        <w:rPr>
          <w:rFonts w:hint="eastAsia"/>
          <w:color w:val="auto"/>
          <w:sz w:val="24"/>
        </w:rPr>
        <w:t>，她坏心眼地朝他通红的耳后吹了一口香风</w:t>
      </w:r>
    </w:p>
    <w:p w14:paraId="6FF4F8BA">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：这叫，佳人在怀。</w:t>
      </w:r>
    </w:p>
    <w:p w14:paraId="2A6A7D13">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好了好了，就寝就寝。</w:t>
      </w:r>
    </w:p>
    <w:p w14:paraId="6E44E2FC">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玩够了，扯过被子舒舒服服地躺在柔软丝滑的大床上，拍了拍身边的空</w:t>
      </w:r>
      <w:r>
        <w:rPr>
          <w:rFonts w:hint="eastAsia"/>
          <w:color w:val="auto"/>
          <w:sz w:val="24"/>
          <w:lang w:val="en-US" w:eastAsia="zh-CN"/>
        </w:rPr>
        <w:t>位</w:t>
      </w:r>
    </w:p>
    <w:p w14:paraId="33A350CF">
      <w:pPr>
        <w:adjustRightInd w:val="0"/>
        <w:snapToGrid w:val="0"/>
        <w:spacing w:beforeLines="0" w:afterLines="0" w:line="360" w:lineRule="auto"/>
        <w:rPr>
          <w:rFonts w:hint="eastAsia"/>
          <w:color w:val="auto"/>
          <w:sz w:val="24"/>
        </w:rPr>
      </w:pPr>
      <w:r>
        <w:rPr>
          <w:rFonts w:hint="eastAsia"/>
          <w:color w:val="auto"/>
          <w:sz w:val="24"/>
          <w:lang w:val="en-US" w:eastAsia="zh-CN"/>
        </w:rPr>
        <w:t>凤昭：</w:t>
      </w:r>
      <w:r>
        <w:rPr>
          <w:rFonts w:hint="eastAsia"/>
          <w:color w:val="auto"/>
          <w:sz w:val="24"/>
        </w:rPr>
        <w:t>快过来睡觉。</w:t>
      </w:r>
    </w:p>
    <w:p w14:paraId="7DEC97CB">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lang w:val="en-US" w:eastAsia="zh-CN"/>
        </w:rPr>
        <w:t>怨怼os</w:t>
      </w:r>
      <w:r>
        <w:rPr>
          <w:rFonts w:hint="eastAsia"/>
          <w:color w:val="auto"/>
          <w:sz w:val="24"/>
        </w:rPr>
        <w:t>：……今晚是睡不着了，难受。</w:t>
      </w:r>
    </w:p>
    <w:p w14:paraId="506930BE">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乖乖地起身剪了灯烛，温香旖旎的内室暗了下来。</w:t>
      </w:r>
    </w:p>
    <w:p w14:paraId="5B0D29A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云笙</w:t>
      </w:r>
      <w:r>
        <w:rPr>
          <w:rFonts w:hint="eastAsia"/>
          <w:color w:val="auto"/>
          <w:sz w:val="24"/>
        </w:rPr>
        <w:t>摸黑上床，整个人僵得像条死鱼一样板板正正地挺在</w:t>
      </w:r>
      <w:r>
        <w:rPr>
          <w:rFonts w:hint="eastAsia"/>
          <w:color w:val="auto"/>
          <w:sz w:val="24"/>
          <w:lang w:eastAsia="zh-CN"/>
        </w:rPr>
        <w:t>凤昭</w:t>
      </w:r>
      <w:r>
        <w:rPr>
          <w:rFonts w:hint="eastAsia"/>
          <w:color w:val="auto"/>
          <w:sz w:val="24"/>
        </w:rPr>
        <w:t>身边。</w:t>
      </w:r>
    </w:p>
    <w:p w14:paraId="773AFB7D">
      <w:pPr>
        <w:adjustRightInd w:val="0"/>
        <w:snapToGrid w:val="0"/>
        <w:spacing w:beforeLines="0" w:afterLines="0" w:line="360" w:lineRule="auto"/>
        <w:rPr>
          <w:rFonts w:hint="default" w:eastAsiaTheme="minorEastAsia"/>
          <w:color w:val="auto"/>
          <w:sz w:val="24"/>
          <w:lang w:val="en-US" w:eastAsia="zh-CN"/>
        </w:rPr>
      </w:pPr>
      <w:r>
        <w:rPr>
          <w:rFonts w:hint="default"/>
          <w:color w:val="auto"/>
          <w:sz w:val="24"/>
          <w:lang w:val="en-US" w:eastAsia="zh-CN"/>
        </w:rPr>
        <w:t>△</w:t>
      </w:r>
      <w:r>
        <w:rPr>
          <w:rFonts w:hint="eastAsia"/>
          <w:color w:val="auto"/>
          <w:sz w:val="24"/>
        </w:rPr>
        <w:t>过了良久，</w:t>
      </w:r>
      <w:r>
        <w:rPr>
          <w:rFonts w:hint="eastAsia"/>
          <w:color w:val="auto"/>
          <w:sz w:val="24"/>
          <w:lang w:val="en-US" w:eastAsia="zh-CN"/>
        </w:rPr>
        <w:t>凤昭</w:t>
      </w:r>
      <w:r>
        <w:rPr>
          <w:rFonts w:hint="eastAsia"/>
          <w:color w:val="auto"/>
          <w:sz w:val="24"/>
        </w:rPr>
        <w:t>的呼吸匀缓下来。</w:t>
      </w:r>
      <w:r>
        <w:rPr>
          <w:rFonts w:hint="eastAsia"/>
          <w:color w:val="auto"/>
          <w:sz w:val="24"/>
          <w:lang w:val="en-US" w:eastAsia="zh-CN"/>
        </w:rPr>
        <w:t>云笙转过身面向凤昭。</w:t>
      </w:r>
    </w:p>
    <w:p w14:paraId="3FEF0D75">
      <w:pPr>
        <w:adjustRightInd w:val="0"/>
        <w:snapToGrid w:val="0"/>
        <w:spacing w:beforeLines="0" w:afterLines="0" w:line="360" w:lineRule="auto"/>
        <w:rPr>
          <w:rFonts w:hint="eastAsia"/>
          <w:color w:val="auto"/>
          <w:sz w:val="24"/>
        </w:rPr>
      </w:pPr>
      <w:r>
        <w:rPr>
          <w:rFonts w:hint="eastAsia"/>
          <w:color w:val="auto"/>
          <w:sz w:val="24"/>
          <w:lang w:eastAsia="zh-CN"/>
        </w:rPr>
        <w:t>云笙</w:t>
      </w:r>
      <w:r>
        <w:rPr>
          <w:rFonts w:hint="eastAsia"/>
          <w:color w:val="auto"/>
          <w:sz w:val="24"/>
          <w:lang w:val="en-US" w:eastAsia="zh-CN"/>
        </w:rPr>
        <w:t>羞愧os：真是</w:t>
      </w:r>
      <w:r>
        <w:rPr>
          <w:rFonts w:hint="eastAsia"/>
          <w:color w:val="auto"/>
          <w:sz w:val="24"/>
        </w:rPr>
        <w:t>不中用，殿下与</w:t>
      </w:r>
      <w:r>
        <w:rPr>
          <w:rFonts w:hint="eastAsia"/>
          <w:color w:val="auto"/>
          <w:sz w:val="24"/>
          <w:lang w:val="en-US" w:eastAsia="zh-CN"/>
        </w:rPr>
        <w:t>我</w:t>
      </w:r>
      <w:r>
        <w:rPr>
          <w:rFonts w:hint="eastAsia"/>
          <w:color w:val="auto"/>
          <w:sz w:val="24"/>
        </w:rPr>
        <w:t>调情</w:t>
      </w:r>
      <w:r>
        <w:rPr>
          <w:rFonts w:hint="eastAsia"/>
          <w:color w:val="auto"/>
          <w:sz w:val="24"/>
          <w:lang w:eastAsia="zh-CN"/>
        </w:rPr>
        <w:t>，</w:t>
      </w:r>
      <w:r>
        <w:rPr>
          <w:rFonts w:hint="eastAsia"/>
          <w:color w:val="auto"/>
          <w:sz w:val="24"/>
          <w:lang w:val="en-US" w:eastAsia="zh-CN"/>
        </w:rPr>
        <w:t>刚刚</w:t>
      </w:r>
      <w:r>
        <w:rPr>
          <w:rFonts w:hint="eastAsia"/>
          <w:color w:val="auto"/>
          <w:sz w:val="24"/>
        </w:rPr>
        <w:t>怂得可怜，</w:t>
      </w:r>
      <w:r>
        <w:rPr>
          <w:rFonts w:hint="eastAsia"/>
          <w:color w:val="auto"/>
          <w:sz w:val="24"/>
          <w:lang w:val="en-US" w:eastAsia="zh-CN"/>
        </w:rPr>
        <w:t>现在</w:t>
      </w:r>
      <w:r>
        <w:rPr>
          <w:rFonts w:hint="eastAsia"/>
          <w:color w:val="auto"/>
          <w:sz w:val="24"/>
        </w:rPr>
        <w:t>殿下</w:t>
      </w:r>
      <w:r>
        <w:rPr>
          <w:rFonts w:hint="eastAsia"/>
          <w:color w:val="auto"/>
          <w:sz w:val="24"/>
          <w:lang w:val="en-US" w:eastAsia="zh-CN"/>
        </w:rPr>
        <w:t>睡了</w:t>
      </w:r>
      <w:r>
        <w:rPr>
          <w:rFonts w:hint="eastAsia"/>
          <w:color w:val="auto"/>
          <w:sz w:val="24"/>
        </w:rPr>
        <w:t>了，</w:t>
      </w:r>
      <w:r>
        <w:rPr>
          <w:rFonts w:hint="eastAsia"/>
          <w:color w:val="auto"/>
          <w:sz w:val="24"/>
          <w:lang w:val="en-US" w:eastAsia="zh-CN"/>
        </w:rPr>
        <w:t>我倒</w:t>
      </w:r>
      <w:r>
        <w:rPr>
          <w:rFonts w:hint="eastAsia"/>
          <w:color w:val="auto"/>
          <w:sz w:val="24"/>
        </w:rPr>
        <w:t>又开始蠢蠢欲动。</w:t>
      </w:r>
      <w:r>
        <w:rPr>
          <w:rFonts w:hint="eastAsia"/>
          <w:color w:val="auto"/>
          <w:sz w:val="24"/>
          <w:lang w:eastAsia="zh-CN"/>
        </w:rPr>
        <w:t>（</w:t>
      </w:r>
      <w:r>
        <w:rPr>
          <w:rFonts w:hint="eastAsia"/>
          <w:color w:val="auto"/>
          <w:sz w:val="24"/>
          <w:lang w:val="en-US" w:eastAsia="zh-CN"/>
        </w:rPr>
        <w:t>小心翼翼看向凤昭）</w:t>
      </w:r>
      <w:r>
        <w:rPr>
          <w:rFonts w:hint="eastAsia"/>
          <w:color w:val="auto"/>
          <w:sz w:val="24"/>
        </w:rPr>
        <w:t>不过，</w:t>
      </w:r>
      <w:r>
        <w:rPr>
          <w:rFonts w:hint="eastAsia"/>
          <w:color w:val="auto"/>
          <w:sz w:val="24"/>
          <w:lang w:val="en-US" w:eastAsia="zh-CN"/>
        </w:rPr>
        <w:t>我</w:t>
      </w:r>
      <w:r>
        <w:rPr>
          <w:rFonts w:hint="eastAsia"/>
          <w:color w:val="auto"/>
          <w:sz w:val="24"/>
        </w:rPr>
        <w:t>轻点……殿下应该不会知道吧。</w:t>
      </w:r>
    </w:p>
    <w:p w14:paraId="5A45185C">
      <w:pPr>
        <w:adjustRightInd w:val="0"/>
        <w:snapToGrid w:val="0"/>
        <w:spacing w:beforeLines="0" w:afterLines="0" w:line="360" w:lineRule="auto"/>
        <w:rPr>
          <w:rFonts w:hint="eastAsia"/>
          <w:color w:val="auto"/>
          <w:sz w:val="24"/>
        </w:rPr>
      </w:pPr>
      <w:r>
        <w:rPr>
          <w:rFonts w:hint="eastAsia"/>
          <w:color w:val="auto"/>
          <w:sz w:val="24"/>
          <w:lang w:eastAsia="zh-CN"/>
        </w:rPr>
        <w:t>【</w:t>
      </w:r>
      <w:r>
        <w:rPr>
          <w:rFonts w:hint="eastAsia"/>
          <w:color w:val="auto"/>
          <w:sz w:val="24"/>
          <w:lang w:val="en-US" w:eastAsia="zh-CN"/>
        </w:rPr>
        <w:t>结尾卡点】</w:t>
      </w:r>
      <w:r>
        <w:rPr>
          <w:rFonts w:hint="eastAsia"/>
          <w:color w:val="auto"/>
          <w:sz w:val="24"/>
          <w:lang w:eastAsia="zh-CN"/>
        </w:rPr>
        <w:t>云笙</w:t>
      </w:r>
      <w:r>
        <w:rPr>
          <w:rFonts w:hint="eastAsia"/>
          <w:color w:val="auto"/>
          <w:sz w:val="24"/>
        </w:rPr>
        <w:t>轻柔地伸手一捞，将</w:t>
      </w:r>
      <w:r>
        <w:rPr>
          <w:rFonts w:hint="eastAsia"/>
          <w:color w:val="auto"/>
          <w:sz w:val="24"/>
          <w:lang w:eastAsia="zh-CN"/>
        </w:rPr>
        <w:t>凤昭</w:t>
      </w:r>
      <w:r>
        <w:rPr>
          <w:rFonts w:hint="eastAsia"/>
          <w:color w:val="auto"/>
          <w:sz w:val="24"/>
        </w:rPr>
        <w:t>搂在了怀里。两人面对面侧睡着，他凑过去，小心吻住了</w:t>
      </w:r>
      <w:r>
        <w:rPr>
          <w:rFonts w:hint="eastAsia"/>
          <w:color w:val="auto"/>
          <w:sz w:val="24"/>
          <w:lang w:val="en-US" w:eastAsia="zh-CN"/>
        </w:rPr>
        <w:t>凤昭</w:t>
      </w:r>
      <w:r>
        <w:rPr>
          <w:rFonts w:hint="eastAsia"/>
          <w:color w:val="auto"/>
          <w:sz w:val="24"/>
        </w:rPr>
        <w:t>的唇。</w:t>
      </w:r>
    </w:p>
    <w:p w14:paraId="68D53A14">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灯火摇曳不熄。</w:t>
      </w:r>
    </w:p>
    <w:p w14:paraId="17C4EF64">
      <w:pPr>
        <w:adjustRightInd w:val="0"/>
        <w:snapToGrid w:val="0"/>
        <w:spacing w:beforeLines="0" w:afterLines="0" w:line="360" w:lineRule="auto"/>
        <w:rPr>
          <w:rFonts w:hint="eastAsia"/>
          <w:color w:val="auto"/>
          <w:sz w:val="24"/>
        </w:rPr>
      </w:pPr>
      <w:r>
        <w:rPr>
          <w:rFonts w:hint="eastAsia"/>
          <w:color w:val="auto"/>
          <w:sz w:val="24"/>
        </w:rPr>
        <w:t>叮——系统清脆提示音</w:t>
      </w:r>
    </w:p>
    <w:p w14:paraId="626CA31D">
      <w:pPr>
        <w:adjustRightInd w:val="0"/>
        <w:snapToGrid w:val="0"/>
        <w:spacing w:beforeLines="0" w:afterLines="0" w:line="360" w:lineRule="auto"/>
        <w:rPr>
          <w:rFonts w:hint="default"/>
          <w:color w:val="auto"/>
          <w:sz w:val="24"/>
          <w:lang w:val="en-US" w:eastAsia="zh-CN"/>
        </w:rPr>
      </w:pPr>
      <w:r>
        <w:rPr>
          <w:rFonts w:hint="eastAsia"/>
          <w:color w:val="auto"/>
          <w:sz w:val="24"/>
        </w:rPr>
        <w:t>系统音：【</w:t>
      </w:r>
      <w:r>
        <w:rPr>
          <w:rFonts w:hint="eastAsia"/>
          <w:color w:val="auto"/>
          <w:sz w:val="24"/>
          <w:lang w:eastAsia="zh-CN"/>
        </w:rPr>
        <w:t>云笙</w:t>
      </w:r>
      <w:r>
        <w:rPr>
          <w:rFonts w:hint="eastAsia"/>
          <w:color w:val="auto"/>
          <w:sz w:val="24"/>
        </w:rPr>
        <w:t>达成“</w:t>
      </w:r>
      <w:r>
        <w:rPr>
          <w:rFonts w:hint="eastAsia"/>
          <w:color w:val="auto"/>
          <w:sz w:val="24"/>
          <w:lang w:val="en-US" w:eastAsia="zh-CN"/>
        </w:rPr>
        <w:t>情定终生</w:t>
      </w:r>
      <w:r>
        <w:rPr>
          <w:rFonts w:hint="eastAsia"/>
          <w:color w:val="auto"/>
          <w:sz w:val="24"/>
        </w:rPr>
        <w:t>”成就！解锁</w:t>
      </w:r>
      <w:r>
        <w:rPr>
          <w:rFonts w:hint="eastAsia"/>
          <w:color w:val="auto"/>
          <w:sz w:val="24"/>
          <w:lang w:val="en-US" w:eastAsia="zh-CN"/>
        </w:rPr>
        <w:t>十年</w:t>
      </w:r>
      <w:r>
        <w:rPr>
          <w:rFonts w:hint="eastAsia"/>
          <w:color w:val="auto"/>
          <w:sz w:val="24"/>
        </w:rPr>
        <w:t>寿元！】</w:t>
      </w:r>
    </w:p>
    <w:p w14:paraId="6DFCBF65">
      <w:pPr>
        <w:adjustRightInd w:val="0"/>
        <w:snapToGrid w:val="0"/>
        <w:spacing w:beforeLines="0" w:afterLines="0" w:line="360" w:lineRule="auto"/>
        <w:rPr>
          <w:rFonts w:hint="default" w:eastAsiaTheme="minorEastAsia"/>
          <w:color w:val="auto"/>
          <w:sz w:val="24"/>
          <w:highlight w:val="yellow"/>
          <w:lang w:val="en-US" w:eastAsia="zh-CN"/>
        </w:rPr>
      </w:pPr>
      <w:r>
        <w:rPr>
          <w:rFonts w:hint="eastAsia"/>
          <w:color w:val="auto"/>
          <w:sz w:val="24"/>
          <w:highlight w:val="yellow"/>
          <w:lang w:eastAsia="zh-CN"/>
        </w:rPr>
        <w:t>（</w:t>
      </w:r>
      <w:r>
        <w:rPr>
          <w:rFonts w:hint="eastAsia"/>
          <w:color w:val="auto"/>
          <w:sz w:val="24"/>
          <w:highlight w:val="yellow"/>
          <w:lang w:val="en-US" w:eastAsia="zh-CN"/>
        </w:rPr>
        <w:t>一卡卡点）</w:t>
      </w:r>
    </w:p>
    <w:p w14:paraId="26B452AA">
      <w:pPr>
        <w:adjustRightInd w:val="0"/>
        <w:snapToGrid w:val="0"/>
        <w:spacing w:beforeLines="0" w:afterLines="0" w:line="360" w:lineRule="auto"/>
        <w:rPr>
          <w:color w:val="auto"/>
          <w:sz w:val="24"/>
        </w:rPr>
      </w:pPr>
    </w:p>
    <w:p w14:paraId="1FE16E53">
      <w:pPr>
        <w:adjustRightInd w:val="0"/>
        <w:snapToGrid w:val="0"/>
        <w:spacing w:beforeLines="0" w:afterLines="0" w:line="360" w:lineRule="auto"/>
        <w:rPr>
          <w:color w:val="auto"/>
          <w:sz w:val="24"/>
        </w:rPr>
      </w:pPr>
    </w:p>
    <w:p w14:paraId="6B5C089E">
      <w:pPr>
        <w:adjustRightInd w:val="0"/>
        <w:snapToGrid w:val="0"/>
        <w:spacing w:beforeLines="0" w:afterLines="0" w:line="360" w:lineRule="auto"/>
        <w:rPr>
          <w:rFonts w:hint="eastAsia"/>
          <w:color w:val="auto"/>
          <w:sz w:val="24"/>
          <w:lang w:val="en-US" w:eastAsia="zh-CN"/>
        </w:rPr>
      </w:pPr>
      <w:r>
        <w:rPr>
          <w:rFonts w:hint="eastAsia"/>
          <w:b/>
          <w:bCs/>
          <w:color w:val="auto"/>
          <w:sz w:val="24"/>
          <w:lang w:val="en-US" w:eastAsia="zh-CN"/>
        </w:rPr>
        <w:t xml:space="preserve">第十集 </w:t>
      </w:r>
      <w:r>
        <w:rPr>
          <w:rFonts w:hint="eastAsia"/>
          <w:color w:val="auto"/>
          <w:sz w:val="24"/>
          <w:lang w:val="en-US" w:eastAsia="zh-CN"/>
        </w:rPr>
        <w:t xml:space="preserve">宫宴初露 重生端倪 </w:t>
      </w:r>
    </w:p>
    <w:p w14:paraId="0108DE10">
      <w:pPr>
        <w:adjustRightInd w:val="0"/>
        <w:snapToGrid w:val="0"/>
        <w:spacing w:beforeLines="0" w:afterLines="0" w:line="360" w:lineRule="auto"/>
        <w:rPr>
          <w:rFonts w:hint="default"/>
          <w:color w:val="auto"/>
          <w:sz w:val="24"/>
          <w:u w:val="single"/>
          <w:lang w:val="en-US" w:eastAsia="zh-CN"/>
        </w:rPr>
      </w:pPr>
      <w:r>
        <w:rPr>
          <w:rFonts w:hint="eastAsia"/>
          <w:color w:val="auto"/>
          <w:sz w:val="24"/>
          <w:u w:val="single"/>
          <w:lang w:val="en-US" w:eastAsia="zh-CN"/>
        </w:rPr>
        <w:t>10-1 日 内 宸王府</w:t>
      </w:r>
    </w:p>
    <w:p w14:paraId="52911A29">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大靖女尊王朝，京城大街小巷红灯高挂，彩旗飘扬，百姓欢声笑语，举国欢庆</w:t>
      </w:r>
    </w:p>
    <w:p w14:paraId="0C9FA7F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皇宫琉璃瓦熠熠生辉，宫灯连绵，一派盛世盛景。</w:t>
      </w:r>
    </w:p>
    <w:p w14:paraId="06374195">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镜头快速切到皇宫恢弘殿宇，宫人忙碌布置宫宴。</w:t>
      </w:r>
    </w:p>
    <w:p w14:paraId="6B8024B3">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宸王府内室，暖光柔和，凤昭身着素色锦袍，端坐椅上，指尖轻叩桌面，眉眼清冷。</w:t>
      </w:r>
    </w:p>
    <w:p w14:paraId="22D5E92B">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凤昭（抬眸，语气慢条斯理，带着一丝漫不经心）：月弦，准备进宫的服饰车辇，今年这宫宴，总得去露个脸了。</w:t>
      </w:r>
    </w:p>
    <w:p w14:paraId="0F5686C6">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月弦（屈膝行礼，语气恭敬）：是，主君，奴才这就去安排！</w:t>
      </w:r>
    </w:p>
    <w:p w14:paraId="02FB648B">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凤昭OS：算起来这还是原主第一次公开露面，自从获得攻略云笙的十年寿元，还没出去浪过呢，想想都有点期待呢。</w:t>
      </w:r>
    </w:p>
    <w:p w14:paraId="5864441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凤昭唇角勾起一抹极淡的笑意，眼神暗藏玩味。</w:t>
      </w:r>
    </w:p>
    <w:p w14:paraId="14DF587D">
      <w:pPr>
        <w:adjustRightInd w:val="0"/>
        <w:snapToGrid w:val="0"/>
        <w:spacing w:beforeLines="0" w:afterLines="0" w:line="360" w:lineRule="auto"/>
        <w:rPr>
          <w:rFonts w:hint="eastAsia"/>
          <w:color w:val="auto"/>
          <w:sz w:val="24"/>
          <w:lang w:val="en-US" w:eastAsia="zh-CN"/>
        </w:rPr>
      </w:pPr>
    </w:p>
    <w:p w14:paraId="482B1B81">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10-2 日 外 御花园深处</w:t>
      </w:r>
    </w:p>
    <w:p w14:paraId="0D610979">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花丛掩映，幽静无人。</w:t>
      </w:r>
    </w:p>
    <w:p w14:paraId="580861F8">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凤昭刚从太后慈安宫出来，面色痛苦的活动胫骨</w:t>
      </w:r>
    </w:p>
    <w:p w14:paraId="641896D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凤昭：老天奶啊！太后的关爱快把我淹没了，这熏香也太齁人，再待下去我真要缺氧了！</w:t>
      </w:r>
    </w:p>
    <w:p w14:paraId="3FACEBE5">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花丛后，三皇女娇俏地拉着萧慕言的衣袖，轻轻摇晃。</w:t>
      </w:r>
    </w:p>
    <w:p w14:paraId="6C18ABD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三皇女（语气撒娇发嗲）：慕言哥哥，上次的玫瑰清露可还得用？那是西域进贡之物，不过两壶之数，我自己都舍不得用呢~</w:t>
      </w:r>
    </w:p>
    <w:p w14:paraId="5FAE58EC">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萧慕言身姿挺拔，眉眼骄矜，语气冷傲，却没抽回衣袖。</w:t>
      </w:r>
    </w:p>
    <w:p w14:paraId="63E135CD">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萧慕言带着几分熟稔：多谢三殿下。萧某无功不受禄，不必费心寻物件送我。独我有，不过徒增争执罢了。</w:t>
      </w:r>
    </w:p>
    <w:p w14:paraId="2784D6BE">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凤昭脚步顿住，停下动作，眼神扫过两人</w:t>
      </w:r>
    </w:p>
    <w:p w14:paraId="464A66C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凤昭兴奋吃瓜OS：呦呵，皇宫定律走两步就是瓜啊？等等？！这不是原文女主三皇女？理智告诉我应该扭头就走，但感情上……我还有点想上去凑热闹嘿嘿。</w:t>
      </w:r>
    </w:p>
    <w:p w14:paraId="0B586830">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“约会”的两人很快便发现了没有刻意隐藏的凤昭，均是愣住，一脸震惊。</w:t>
      </w:r>
    </w:p>
    <w:p w14:paraId="147F0647">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萧慕言率先反应过来。他身体一僵，下意识地迅速将自己的衣袖从三皇女手中抽出，又拉开两人的距离，一丝紧张与慌乱在俊脸上一闪而过</w:t>
      </w:r>
    </w:p>
    <w:p w14:paraId="2E356C78">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萧慕言（紧张）：表妹！</w:t>
      </w:r>
    </w:p>
    <w:p w14:paraId="15568774">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见凤昭一脸陌生，神色冷淡，萧慕言眼底有些失落。</w:t>
      </w:r>
    </w:p>
    <w:p w14:paraId="55B1D685">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萧慕言：在下萧慕言，萧无双萧上卿嫡子。</w:t>
      </w:r>
    </w:p>
    <w:p w14:paraId="664EEB9D">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凤昭os：哦……原来我那便宜大姑的儿子。</w:t>
      </w:r>
    </w:p>
    <w:p w14:paraId="19E1BB6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凤昭（淡淡颔首，语气疏离客气）：表兄。</w:t>
      </w:r>
    </w:p>
    <w:p w14:paraId="4381FA02">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萧慕言眼睛一亮，整个人如沐春风一般和煦</w:t>
      </w:r>
    </w:p>
    <w:p w14:paraId="6C28D611">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萧慕言：表妹大病初愈，实在可喜，可见过太后了？</w:t>
      </w:r>
    </w:p>
    <w:p w14:paraId="1534A9B4">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凤昭也微微笑了下，礼貌性回应：嗯，太后健谈，好不容易才得空溜出来。</w:t>
      </w:r>
    </w:p>
    <w:p w14:paraId="314C66D8">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萧慕言笑得温柔：是了，太后定是太过挂心于你，如今一见，定然慈心大悦。（顿了顿，玉颊微红，眼神移开，轻声道）上天庇佑，表妹福泽深厚，得以痊愈……我，我也心喜。</w:t>
      </w:r>
    </w:p>
    <w:p w14:paraId="55FF28D2">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凤昭：……谢谢。</w:t>
      </w:r>
    </w:p>
    <w:p w14:paraId="06525A4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三皇女（OS，语速急促，满是震惊）：不可能！上辈子凤昭明明早就病死了，宸王府都准备过继别人了，她怎么活过来了？萧慕言这高冷怪，什么时候对别人这么热情了？完全不按上辈子的剧本走啊！</w:t>
      </w:r>
    </w:p>
    <w:p w14:paraId="7275DBC1">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【结尾卡点】凤昭余光瞥见三皇女变幻莫测的眼神，从震惊到疑惑，再到慌乱算计，指尖微微一顿。</w:t>
      </w:r>
    </w:p>
    <w:p w14:paraId="125B2493">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凤昭眼神骤然锐利，嘴角笑意收敛os：这眼神不对……她看我的样子分明早知道我“该死”，难不成这个三皇女（抬眼对视）也是重生者！！！？</w:t>
      </w:r>
    </w:p>
    <w:p w14:paraId="30F0DCC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冷冽的眼眸与</w:t>
      </w:r>
      <w:r>
        <w:rPr>
          <w:rFonts w:hint="eastAsia"/>
          <w:color w:val="auto"/>
          <w:sz w:val="24"/>
          <w:lang w:val="en-US" w:eastAsia="zh-CN"/>
        </w:rPr>
        <w:t>三皇女</w:t>
      </w:r>
      <w:r>
        <w:rPr>
          <w:rFonts w:hint="default"/>
          <w:color w:val="auto"/>
          <w:sz w:val="24"/>
          <w:lang w:val="en-US" w:eastAsia="zh-CN"/>
        </w:rPr>
        <w:t>阴鸷的眼神隔空对峙，画面定格</w:t>
      </w:r>
    </w:p>
    <w:p w14:paraId="03ACBC0F">
      <w:pPr>
        <w:adjustRightInd w:val="0"/>
        <w:snapToGrid w:val="0"/>
        <w:spacing w:beforeLines="0" w:afterLines="0" w:line="360" w:lineRule="auto"/>
        <w:rPr>
          <w:rFonts w:hint="default"/>
          <w:color w:val="auto"/>
          <w:sz w:val="24"/>
          <w:highlight w:val="yellow"/>
          <w:lang w:val="en-US" w:eastAsia="zh-CN"/>
        </w:rPr>
      </w:pPr>
      <w:r>
        <w:rPr>
          <w:rFonts w:hint="eastAsia"/>
          <w:color w:val="auto"/>
          <w:sz w:val="24"/>
          <w:highlight w:val="yellow"/>
          <w:lang w:val="en-US" w:eastAsia="zh-CN"/>
        </w:rPr>
        <w:t>（一卡备选）</w:t>
      </w:r>
    </w:p>
    <w:p w14:paraId="56342B77">
      <w:pPr>
        <w:adjustRightInd w:val="0"/>
        <w:snapToGrid w:val="0"/>
        <w:spacing w:beforeLines="0" w:afterLines="0" w:line="360" w:lineRule="auto"/>
        <w:rPr>
          <w:rFonts w:hint="default" w:eastAsiaTheme="minorEastAsia"/>
          <w:color w:val="auto"/>
          <w:sz w:val="24"/>
          <w:lang w:val="en-US" w:eastAsia="zh-CN"/>
        </w:rPr>
      </w:pPr>
    </w:p>
    <w:p w14:paraId="02CFF41B">
      <w:pPr>
        <w:adjustRightInd w:val="0"/>
        <w:snapToGrid w:val="0"/>
        <w:spacing w:beforeLines="0" w:afterLines="0" w:line="360" w:lineRule="auto"/>
        <w:rPr>
          <w:rFonts w:hint="default" w:eastAsiaTheme="minorEastAsia"/>
          <w:color w:val="auto"/>
          <w:sz w:val="24"/>
          <w:lang w:val="en-US" w:eastAsia="zh-CN"/>
        </w:rPr>
      </w:pPr>
    </w:p>
    <w:p w14:paraId="1A66D745">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第十一集</w:t>
      </w:r>
      <w:r>
        <w:rPr>
          <w:rFonts w:hint="eastAsia"/>
          <w:color w:val="auto"/>
          <w:sz w:val="24"/>
          <w:lang w:val="en-US" w:eastAsia="zh-CN"/>
        </w:rPr>
        <w:t xml:space="preserve"> 阴阳白莲 萧慕言护短</w:t>
      </w:r>
    </w:p>
    <w:p w14:paraId="3D37C78A">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11-1 日 外 御花园</w:t>
      </w:r>
    </w:p>
    <w:p w14:paraId="26343B04">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将视线落在</w:t>
      </w:r>
      <w:r>
        <w:rPr>
          <w:rFonts w:hint="eastAsia"/>
          <w:color w:val="auto"/>
          <w:sz w:val="24"/>
          <w:lang w:val="en-US" w:eastAsia="zh-CN"/>
        </w:rPr>
        <w:t>三皇女夜灵犀</w:t>
      </w:r>
      <w:r>
        <w:rPr>
          <w:rFonts w:hint="default"/>
          <w:color w:val="auto"/>
          <w:sz w:val="24"/>
          <w:lang w:val="en-US" w:eastAsia="zh-CN"/>
        </w:rPr>
        <w:t>脸上。</w:t>
      </w:r>
    </w:p>
    <w:p w14:paraId="6574E18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△对方也在自以为隐晦地打量她</w:t>
      </w:r>
      <w:r>
        <w:rPr>
          <w:rFonts w:hint="eastAsia"/>
          <w:color w:val="auto"/>
          <w:sz w:val="24"/>
          <w:lang w:val="en-US" w:eastAsia="zh-CN"/>
        </w:rPr>
        <w:t>。</w:t>
      </w:r>
      <w:r>
        <w:rPr>
          <w:rFonts w:hint="default"/>
          <w:color w:val="auto"/>
          <w:sz w:val="24"/>
          <w:lang w:val="en-US" w:eastAsia="zh-CN"/>
        </w:rPr>
        <w:t>审视间，却又没藏住那股子自信能将别人玩弄于股掌之中的轻蔑。</w:t>
      </w:r>
    </w:p>
    <w:p w14:paraId="314B909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……我的母语是无语。</w:t>
      </w:r>
    </w:p>
    <w:p w14:paraId="42A8C07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冷淡地和她见了个礼。</w:t>
      </w:r>
    </w:p>
    <w:p w14:paraId="6BE57B6B">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夜灵犀</w:t>
      </w:r>
      <w:r>
        <w:rPr>
          <w:rFonts w:hint="default"/>
          <w:color w:val="auto"/>
          <w:sz w:val="24"/>
          <w:lang w:val="en-US" w:eastAsia="zh-CN"/>
        </w:rPr>
        <w:t>露出一个甜美的笑容，一派姐妹情深的架势，抬手就要过来亲昵地拉住</w:t>
      </w:r>
      <w:r>
        <w:rPr>
          <w:rFonts w:hint="eastAsia"/>
          <w:color w:val="auto"/>
          <w:sz w:val="24"/>
          <w:lang w:val="en-US" w:eastAsia="zh-CN"/>
        </w:rPr>
        <w:t>凤昭</w:t>
      </w:r>
    </w:p>
    <w:p w14:paraId="240B554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久不见</w:t>
      </w:r>
      <w:r>
        <w:rPr>
          <w:rFonts w:hint="eastAsia"/>
          <w:color w:val="auto"/>
          <w:sz w:val="24"/>
          <w:lang w:val="en-US" w:eastAsia="zh-CN"/>
        </w:rPr>
        <w:t>宸王</w:t>
      </w:r>
      <w:r>
        <w:rPr>
          <w:rFonts w:hint="default"/>
          <w:color w:val="auto"/>
          <w:sz w:val="24"/>
          <w:lang w:val="en-US" w:eastAsia="zh-CN"/>
        </w:rPr>
        <w:t>，</w:t>
      </w:r>
      <w:r>
        <w:rPr>
          <w:rFonts w:hint="eastAsia"/>
          <w:color w:val="auto"/>
          <w:sz w:val="24"/>
          <w:lang w:val="en-US" w:eastAsia="zh-CN"/>
        </w:rPr>
        <w:t>灵犀</w:t>
      </w:r>
      <w:r>
        <w:rPr>
          <w:rFonts w:hint="default"/>
          <w:color w:val="auto"/>
          <w:sz w:val="24"/>
          <w:lang w:val="en-US" w:eastAsia="zh-CN"/>
        </w:rPr>
        <w:t>真是惦记得很，今天可得和你好好叙叙旧！</w:t>
      </w:r>
    </w:p>
    <w:p w14:paraId="60E74151">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忍不住后退一步，脸上也露出一丝营业假笑</w:t>
      </w:r>
      <w:r>
        <w:rPr>
          <w:rFonts w:hint="eastAsia"/>
          <w:color w:val="auto"/>
          <w:sz w:val="24"/>
          <w:lang w:val="en-US" w:eastAsia="zh-CN"/>
        </w:rPr>
        <w:t>。</w:t>
      </w:r>
    </w:p>
    <w:p w14:paraId="2A4C8A9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语气却还是敷衍：</w:t>
      </w:r>
      <w:r>
        <w:rPr>
          <w:rFonts w:hint="eastAsia"/>
          <w:color w:val="auto"/>
          <w:sz w:val="24"/>
          <w:lang w:val="en-US" w:eastAsia="zh-CN"/>
        </w:rPr>
        <w:t>三殿下</w:t>
      </w:r>
      <w:r>
        <w:rPr>
          <w:rFonts w:hint="default"/>
          <w:color w:val="auto"/>
          <w:sz w:val="24"/>
          <w:lang w:val="en-US" w:eastAsia="zh-CN"/>
        </w:rPr>
        <w:t>说笑了，我们实在算不得什么熟人，哪里有旧可叙？</w:t>
      </w:r>
    </w:p>
    <w:p w14:paraId="7BBAD55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凤昭（假笑）os：白莲花</w:t>
      </w:r>
      <w:r>
        <w:rPr>
          <w:rFonts w:hint="default"/>
          <w:color w:val="auto"/>
          <w:sz w:val="24"/>
          <w:lang w:val="en-US" w:eastAsia="zh-CN"/>
        </w:rPr>
        <w:t>别来沾边。</w:t>
      </w:r>
    </w:p>
    <w:p w14:paraId="2076368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眼皮一跳</w:t>
      </w:r>
      <w:r>
        <w:rPr>
          <w:rFonts w:hint="eastAsia"/>
          <w:color w:val="auto"/>
          <w:sz w:val="24"/>
          <w:lang w:val="en-US" w:eastAsia="zh-CN"/>
        </w:rPr>
        <w:t>）os</w:t>
      </w:r>
      <w:r>
        <w:rPr>
          <w:rFonts w:hint="default"/>
          <w:color w:val="auto"/>
          <w:sz w:val="24"/>
          <w:lang w:val="en-US" w:eastAsia="zh-CN"/>
        </w:rPr>
        <w:t>：</w:t>
      </w:r>
      <w:r>
        <w:rPr>
          <w:rFonts w:hint="eastAsia"/>
          <w:color w:val="auto"/>
          <w:sz w:val="24"/>
          <w:lang w:val="en-US" w:eastAsia="zh-CN"/>
        </w:rPr>
        <w:t>不知好歹。我</w:t>
      </w:r>
      <w:r>
        <w:rPr>
          <w:rFonts w:hint="default"/>
          <w:color w:val="auto"/>
          <w:sz w:val="24"/>
          <w:lang w:val="en-US" w:eastAsia="zh-CN"/>
        </w:rPr>
        <w:t>如今是受宠皇女，天家宠儿，以后终将君临天下，</w:t>
      </w:r>
      <w:r>
        <w:rPr>
          <w:rFonts w:hint="eastAsia"/>
          <w:color w:val="auto"/>
          <w:sz w:val="24"/>
          <w:lang w:val="en-US" w:eastAsia="zh-CN"/>
        </w:rPr>
        <w:t>凤昭</w:t>
      </w:r>
      <w:r>
        <w:rPr>
          <w:rFonts w:hint="default"/>
          <w:color w:val="auto"/>
          <w:sz w:val="24"/>
          <w:lang w:val="en-US" w:eastAsia="zh-CN"/>
        </w:rPr>
        <w:t>算个什么东西！手无实权的空架子亲王，敢给</w:t>
      </w:r>
      <w:r>
        <w:rPr>
          <w:rFonts w:hint="eastAsia"/>
          <w:color w:val="auto"/>
          <w:sz w:val="24"/>
          <w:lang w:val="en-US" w:eastAsia="zh-CN"/>
        </w:rPr>
        <w:t>我</w:t>
      </w:r>
      <w:r>
        <w:rPr>
          <w:rFonts w:hint="default"/>
          <w:color w:val="auto"/>
          <w:sz w:val="24"/>
          <w:lang w:val="en-US" w:eastAsia="zh-CN"/>
        </w:rPr>
        <w:t>脸色瞧？哼。不过是个活不长的病秧子。</w:t>
      </w:r>
    </w:p>
    <w:p w14:paraId="058740F6">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夜灵犀（茶言茶语）</w:t>
      </w:r>
      <w:r>
        <w:rPr>
          <w:rFonts w:hint="default"/>
          <w:color w:val="auto"/>
          <w:sz w:val="24"/>
          <w:lang w:val="en-US" w:eastAsia="zh-CN"/>
        </w:rPr>
        <w:t>：前些日子</w:t>
      </w:r>
      <w:r>
        <w:rPr>
          <w:rFonts w:hint="eastAsia"/>
          <w:color w:val="auto"/>
          <w:sz w:val="24"/>
          <w:lang w:val="en-US" w:eastAsia="zh-CN"/>
        </w:rPr>
        <w:t>宸王</w:t>
      </w:r>
      <w:r>
        <w:rPr>
          <w:rFonts w:hint="default"/>
          <w:color w:val="auto"/>
          <w:sz w:val="24"/>
          <w:lang w:val="en-US" w:eastAsia="zh-CN"/>
        </w:rPr>
        <w:t>病危，</w:t>
      </w:r>
      <w:r>
        <w:rPr>
          <w:rFonts w:hint="eastAsia"/>
          <w:color w:val="auto"/>
          <w:sz w:val="24"/>
          <w:lang w:val="en-US" w:eastAsia="zh-CN"/>
        </w:rPr>
        <w:t>灵犀</w:t>
      </w:r>
      <w:r>
        <w:rPr>
          <w:rFonts w:hint="default"/>
          <w:color w:val="auto"/>
          <w:sz w:val="24"/>
          <w:lang w:val="en-US" w:eastAsia="zh-CN"/>
        </w:rPr>
        <w:t>委实痛心，听闻相国于危急时分大义舍亲，嫁子于你冲喜，果然有大用处。瞧姐姐，如今可是容光焕发了。</w:t>
      </w:r>
      <w:r>
        <w:rPr>
          <w:rFonts w:hint="eastAsia"/>
          <w:color w:val="auto"/>
          <w:sz w:val="24"/>
          <w:lang w:val="en-US" w:eastAsia="zh-CN"/>
        </w:rPr>
        <w:t>云家</w:t>
      </w:r>
      <w:r>
        <w:rPr>
          <w:rFonts w:hint="default"/>
          <w:color w:val="auto"/>
          <w:sz w:val="24"/>
          <w:lang w:val="en-US" w:eastAsia="zh-CN"/>
        </w:rPr>
        <w:t>子乃京城第一才子，容德言工无一不精，姐姐真是好艳福啊！</w:t>
      </w:r>
    </w:p>
    <w:p w14:paraId="63EB78FF">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△一旁的</w:t>
      </w:r>
      <w:r>
        <w:rPr>
          <w:rFonts w:hint="eastAsia"/>
          <w:color w:val="auto"/>
          <w:sz w:val="24"/>
          <w:lang w:val="en-US" w:eastAsia="zh-CN"/>
        </w:rPr>
        <w:t>萧慕言</w:t>
      </w:r>
      <w:r>
        <w:rPr>
          <w:rFonts w:hint="default"/>
          <w:color w:val="auto"/>
          <w:sz w:val="24"/>
          <w:lang w:val="en-US" w:eastAsia="zh-CN"/>
        </w:rPr>
        <w:t>闻言，先一步黑脸</w:t>
      </w:r>
    </w:p>
    <w:p w14:paraId="52C465C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冷冷道：</w:t>
      </w:r>
      <w:r>
        <w:rPr>
          <w:rFonts w:hint="eastAsia"/>
          <w:color w:val="auto"/>
          <w:sz w:val="24"/>
          <w:lang w:val="en-US" w:eastAsia="zh-CN"/>
        </w:rPr>
        <w:t>三殿下</w:t>
      </w:r>
      <w:r>
        <w:rPr>
          <w:rFonts w:hint="default"/>
          <w:color w:val="auto"/>
          <w:sz w:val="24"/>
          <w:lang w:val="en-US" w:eastAsia="zh-CN"/>
        </w:rPr>
        <w:t>可是糊涂了？</w:t>
      </w:r>
    </w:p>
    <w:p w14:paraId="3193982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故作不知</w:t>
      </w:r>
      <w:r>
        <w:rPr>
          <w:rFonts w:hint="eastAsia"/>
          <w:color w:val="auto"/>
          <w:sz w:val="24"/>
          <w:lang w:val="en-US" w:eastAsia="zh-CN"/>
        </w:rPr>
        <w:t>）</w:t>
      </w:r>
      <w:r>
        <w:rPr>
          <w:rFonts w:hint="default"/>
          <w:color w:val="auto"/>
          <w:sz w:val="24"/>
          <w:lang w:val="en-US" w:eastAsia="zh-CN"/>
        </w:rPr>
        <w:t>：</w:t>
      </w:r>
      <w:r>
        <w:rPr>
          <w:rFonts w:hint="eastAsia"/>
          <w:color w:val="auto"/>
          <w:sz w:val="24"/>
          <w:lang w:val="en-US" w:eastAsia="zh-CN"/>
        </w:rPr>
        <w:t>慕言</w:t>
      </w:r>
      <w:r>
        <w:rPr>
          <w:rFonts w:hint="default"/>
          <w:color w:val="auto"/>
          <w:sz w:val="24"/>
          <w:lang w:val="en-US" w:eastAsia="zh-CN"/>
        </w:rPr>
        <w:t>哥哥何出此言？</w:t>
      </w:r>
    </w:p>
    <w:p w14:paraId="55D72D2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难以置信地望着</w:t>
      </w:r>
      <w:r>
        <w:rPr>
          <w:rFonts w:hint="eastAsia"/>
          <w:color w:val="auto"/>
          <w:sz w:val="24"/>
          <w:lang w:val="en-US" w:eastAsia="zh-CN"/>
        </w:rPr>
        <w:t>夜灵犀</w:t>
      </w:r>
      <w:r>
        <w:rPr>
          <w:rFonts w:hint="default"/>
          <w:color w:val="auto"/>
          <w:sz w:val="24"/>
          <w:lang w:val="en-US" w:eastAsia="zh-CN"/>
        </w:rPr>
        <w:t>一如既往的清纯无害的表情，</w:t>
      </w:r>
      <w:r>
        <w:rPr>
          <w:rFonts w:hint="eastAsia"/>
          <w:color w:val="auto"/>
          <w:sz w:val="24"/>
          <w:lang w:val="en-US" w:eastAsia="zh-CN"/>
        </w:rPr>
        <w:t>眉头微皱</w:t>
      </w:r>
      <w:r>
        <w:rPr>
          <w:rFonts w:hint="default"/>
          <w:color w:val="auto"/>
          <w:sz w:val="24"/>
          <w:lang w:val="en-US" w:eastAsia="zh-CN"/>
        </w:rPr>
        <w:t>。</w:t>
      </w:r>
    </w:p>
    <w:p w14:paraId="1C154692">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夜灵犀</w:t>
      </w:r>
      <w:r>
        <w:rPr>
          <w:rFonts w:hint="default"/>
          <w:color w:val="auto"/>
          <w:sz w:val="24"/>
          <w:lang w:val="en-US" w:eastAsia="zh-CN"/>
        </w:rPr>
        <w:t>见</w:t>
      </w:r>
      <w:r>
        <w:rPr>
          <w:rFonts w:hint="eastAsia"/>
          <w:color w:val="auto"/>
          <w:sz w:val="24"/>
          <w:lang w:val="en-US" w:eastAsia="zh-CN"/>
        </w:rPr>
        <w:t>萧慕言</w:t>
      </w:r>
      <w:r>
        <w:rPr>
          <w:rFonts w:hint="default"/>
          <w:color w:val="auto"/>
          <w:sz w:val="24"/>
          <w:lang w:val="en-US" w:eastAsia="zh-CN"/>
        </w:rPr>
        <w:t>面色发白，心里咯噔一下，瞬间沉了下来</w:t>
      </w:r>
    </w:p>
    <w:p w14:paraId="5CC861D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夜灵犀：灵犀</w:t>
      </w:r>
      <w:r>
        <w:rPr>
          <w:rFonts w:hint="default"/>
          <w:color w:val="auto"/>
          <w:sz w:val="24"/>
          <w:lang w:val="en-US" w:eastAsia="zh-CN"/>
        </w:rPr>
        <w:t>说错了吗？</w:t>
      </w:r>
      <w:r>
        <w:rPr>
          <w:rFonts w:hint="eastAsia"/>
          <w:color w:val="auto"/>
          <w:sz w:val="24"/>
          <w:lang w:val="en-US" w:eastAsia="zh-CN"/>
        </w:rPr>
        <w:t>云家</w:t>
      </w:r>
      <w:r>
        <w:rPr>
          <w:rFonts w:hint="default"/>
          <w:color w:val="auto"/>
          <w:sz w:val="24"/>
          <w:lang w:val="en-US" w:eastAsia="zh-CN"/>
        </w:rPr>
        <w:t>子美名</w:t>
      </w:r>
      <w:r>
        <w:rPr>
          <w:rFonts w:hint="eastAsia"/>
          <w:color w:val="auto"/>
          <w:sz w:val="24"/>
          <w:lang w:val="en-US" w:eastAsia="zh-CN"/>
        </w:rPr>
        <w:t>响彻</w:t>
      </w:r>
      <w:r>
        <w:rPr>
          <w:rFonts w:hint="default"/>
          <w:color w:val="auto"/>
          <w:sz w:val="24"/>
          <w:lang w:val="en-US" w:eastAsia="zh-CN"/>
        </w:rPr>
        <w:t>京师，姐姐确实有福啊。</w:t>
      </w:r>
    </w:p>
    <w:p w14:paraId="381A331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似笑非笑地看着</w:t>
      </w:r>
      <w:r>
        <w:rPr>
          <w:rFonts w:hint="eastAsia"/>
          <w:color w:val="auto"/>
          <w:sz w:val="24"/>
          <w:lang w:val="en-US" w:eastAsia="zh-CN"/>
        </w:rPr>
        <w:t>三皇女</w:t>
      </w:r>
      <w:r>
        <w:rPr>
          <w:rFonts w:hint="default"/>
          <w:color w:val="auto"/>
          <w:sz w:val="24"/>
          <w:lang w:val="en-US" w:eastAsia="zh-CN"/>
        </w:rPr>
        <w:t>，淡淡道：这福气，给你要不要啊？</w:t>
      </w:r>
      <w:r>
        <w:rPr>
          <w:rFonts w:hint="eastAsia"/>
          <w:color w:val="auto"/>
          <w:sz w:val="24"/>
          <w:lang w:val="en-US" w:eastAsia="zh-CN"/>
        </w:rPr>
        <w:t>云暻</w:t>
      </w:r>
      <w:r>
        <w:rPr>
          <w:rFonts w:hint="default"/>
          <w:color w:val="auto"/>
          <w:sz w:val="24"/>
          <w:lang w:val="en-US" w:eastAsia="zh-CN"/>
        </w:rPr>
        <w:t>其人，</w:t>
      </w:r>
      <w:r>
        <w:rPr>
          <w:rFonts w:hint="eastAsia"/>
          <w:color w:val="auto"/>
          <w:sz w:val="24"/>
          <w:lang w:val="en-US" w:eastAsia="zh-CN"/>
        </w:rPr>
        <w:t>凤昭</w:t>
      </w:r>
      <w:r>
        <w:rPr>
          <w:rFonts w:hint="default"/>
          <w:color w:val="auto"/>
          <w:sz w:val="24"/>
          <w:lang w:val="en-US" w:eastAsia="zh-CN"/>
        </w:rPr>
        <w:t>无福消受，</w:t>
      </w:r>
      <w:r>
        <w:rPr>
          <w:rFonts w:hint="eastAsia"/>
          <w:color w:val="auto"/>
          <w:sz w:val="24"/>
          <w:lang w:val="en-US" w:eastAsia="zh-CN"/>
        </w:rPr>
        <w:t>三殿下</w:t>
      </w:r>
      <w:r>
        <w:rPr>
          <w:rFonts w:hint="default"/>
          <w:color w:val="auto"/>
          <w:sz w:val="24"/>
          <w:lang w:val="en-US" w:eastAsia="zh-CN"/>
        </w:rPr>
        <w:t>既然如此羡慕，自去求</w:t>
      </w:r>
      <w:r>
        <w:rPr>
          <w:rFonts w:hint="eastAsia"/>
          <w:color w:val="auto"/>
          <w:sz w:val="24"/>
          <w:lang w:val="en-US" w:eastAsia="zh-CN"/>
        </w:rPr>
        <w:t>旨指婚</w:t>
      </w:r>
      <w:r>
        <w:rPr>
          <w:rFonts w:hint="default"/>
          <w:color w:val="auto"/>
          <w:sz w:val="24"/>
          <w:lang w:val="en-US" w:eastAsia="zh-CN"/>
        </w:rPr>
        <w:t>便是。</w:t>
      </w:r>
    </w:p>
    <w:p w14:paraId="1C7ACC5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皱眉，不赞同道</w:t>
      </w:r>
      <w:r>
        <w:rPr>
          <w:rFonts w:hint="eastAsia"/>
          <w:color w:val="auto"/>
          <w:sz w:val="24"/>
          <w:lang w:val="en-US" w:eastAsia="zh-CN"/>
        </w:rPr>
        <w:t>）</w:t>
      </w:r>
      <w:r>
        <w:rPr>
          <w:rFonts w:hint="default"/>
          <w:color w:val="auto"/>
          <w:sz w:val="24"/>
          <w:lang w:val="en-US" w:eastAsia="zh-CN"/>
        </w:rPr>
        <w:t>：姐姐，</w:t>
      </w:r>
      <w:r>
        <w:rPr>
          <w:rFonts w:hint="eastAsia"/>
          <w:color w:val="auto"/>
          <w:sz w:val="24"/>
          <w:lang w:val="en-US" w:eastAsia="zh-CN"/>
        </w:rPr>
        <w:t>灵犀</w:t>
      </w:r>
      <w:r>
        <w:rPr>
          <w:rFonts w:hint="default"/>
          <w:color w:val="auto"/>
          <w:sz w:val="24"/>
          <w:lang w:val="en-US" w:eastAsia="zh-CN"/>
        </w:rPr>
        <w:t>真心祝福，你何必挖苦于我？</w:t>
      </w:r>
    </w:p>
    <w:p w14:paraId="20CC027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（无语）os：说到这份上了，还在装傻。</w:t>
      </w:r>
    </w:p>
    <w:p w14:paraId="54A902BB">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真是腻味透了。她垂眸慵整纤纤手，薄玉般白皙透粉的指尖，长甲矜贵，晶莹圆润，在阳光下泛着极为清透靡艳的海棠色，娇嫩柔媚至极。</w:t>
      </w:r>
    </w:p>
    <w:p w14:paraId="5741EDC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凤昭（语速加快手撕白莲）：三殿下</w:t>
      </w:r>
      <w:r>
        <w:rPr>
          <w:rFonts w:hint="default"/>
          <w:color w:val="auto"/>
          <w:sz w:val="24"/>
          <w:lang w:val="en-US" w:eastAsia="zh-CN"/>
        </w:rPr>
        <w:t>这一套，在不敢揭穿的人面前，自然无往不利。可惜了，我这人最喜欢撕人的假脸皮，看其皮下的小人之相。本想给你两分面子，奈何有人偏不肯安生。</w:t>
      </w:r>
      <w:r>
        <w:rPr>
          <w:rFonts w:hint="eastAsia"/>
          <w:color w:val="auto"/>
          <w:sz w:val="24"/>
          <w:lang w:val="en-US" w:eastAsia="zh-CN"/>
        </w:rPr>
        <w:t>夜灵犀</w:t>
      </w:r>
      <w:r>
        <w:rPr>
          <w:rFonts w:hint="default"/>
          <w:color w:val="auto"/>
          <w:sz w:val="24"/>
          <w:lang w:val="en-US" w:eastAsia="zh-CN"/>
        </w:rPr>
        <w:t>，我久不入宫，你就忘了我是个什么人了？</w:t>
      </w:r>
    </w:p>
    <w:p w14:paraId="4BA53D86">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【结尾卡点】凤昭</w:t>
      </w:r>
      <w:r>
        <w:rPr>
          <w:rFonts w:hint="default"/>
          <w:color w:val="auto"/>
          <w:sz w:val="24"/>
          <w:lang w:val="en-US" w:eastAsia="zh-CN"/>
        </w:rPr>
        <w:t>步步逼近，她身量颀长出挑，居高临下地俯视着这个小矮子，压迫感十足：寻乐子，也该找好对象。</w:t>
      </w:r>
    </w:p>
    <w:p w14:paraId="1DA1AEDA">
      <w:pPr>
        <w:adjustRightInd w:val="0"/>
        <w:snapToGrid w:val="0"/>
        <w:spacing w:beforeLines="0" w:afterLines="0" w:line="360" w:lineRule="auto"/>
        <w:rPr>
          <w:rFonts w:hint="default"/>
          <w:color w:val="auto"/>
          <w:sz w:val="24"/>
          <w:lang w:val="en-US" w:eastAsia="zh-CN"/>
        </w:rPr>
      </w:pPr>
    </w:p>
    <w:p w14:paraId="77D083F7">
      <w:pPr>
        <w:adjustRightInd w:val="0"/>
        <w:snapToGrid w:val="0"/>
        <w:spacing w:beforeLines="0" w:afterLines="0" w:line="360" w:lineRule="auto"/>
        <w:rPr>
          <w:rFonts w:hint="default"/>
          <w:color w:val="auto"/>
          <w:sz w:val="24"/>
          <w:lang w:val="en-US" w:eastAsia="zh-CN"/>
        </w:rPr>
      </w:pPr>
    </w:p>
    <w:p w14:paraId="5C5F749B">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第十二集</w:t>
      </w:r>
      <w:r>
        <w:rPr>
          <w:rFonts w:hint="eastAsia"/>
          <w:color w:val="auto"/>
          <w:sz w:val="24"/>
          <w:lang w:val="en-US" w:eastAsia="zh-CN"/>
        </w:rPr>
        <w:t xml:space="preserve"> 手撕白莲，拒绝暗示</w:t>
      </w:r>
    </w:p>
    <w:p w14:paraId="160AA8FC">
      <w:pPr>
        <w:adjustRightInd w:val="0"/>
        <w:snapToGrid w:val="0"/>
        <w:spacing w:beforeLines="0" w:afterLines="0" w:line="360" w:lineRule="auto"/>
        <w:rPr>
          <w:rFonts w:hint="default"/>
          <w:color w:val="auto"/>
          <w:sz w:val="24"/>
          <w:u w:val="single"/>
          <w:lang w:val="en-US" w:eastAsia="zh-CN"/>
        </w:rPr>
      </w:pPr>
      <w:r>
        <w:rPr>
          <w:rFonts w:hint="eastAsia"/>
          <w:color w:val="auto"/>
          <w:sz w:val="24"/>
          <w:u w:val="single"/>
          <w:lang w:val="en-US" w:eastAsia="zh-CN"/>
        </w:rPr>
        <w:t>12-1 日 外 御花园</w:t>
      </w:r>
    </w:p>
    <w:p w14:paraId="50A6B23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步步逼近，她身量颀长出挑，居高临下地俯视着这个小矮子，压迫感十足</w:t>
      </w:r>
    </w:p>
    <w:p w14:paraId="124C49B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：寻乐子，也该找好对象。</w:t>
      </w:r>
    </w:p>
    <w:p w14:paraId="0466779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脸色一下子变得难看，声音气得有些发抖</w:t>
      </w:r>
      <w:r>
        <w:rPr>
          <w:rFonts w:hint="eastAsia"/>
          <w:color w:val="auto"/>
          <w:sz w:val="24"/>
          <w:lang w:val="en-US" w:eastAsia="zh-CN"/>
        </w:rPr>
        <w:t>）</w:t>
      </w:r>
      <w:r>
        <w:rPr>
          <w:rFonts w:hint="default"/>
          <w:color w:val="auto"/>
          <w:sz w:val="24"/>
          <w:lang w:val="en-US" w:eastAsia="zh-CN"/>
        </w:rPr>
        <w:t>：我乃天家皇女，此处皇宫重地，岂容你一个外姓臣子放肆！</w:t>
      </w:r>
    </w:p>
    <w:p w14:paraId="6AEC2DA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凤昭（挑眉不屑）os：</w:t>
      </w:r>
      <w:r>
        <w:rPr>
          <w:rFonts w:hint="default"/>
          <w:color w:val="auto"/>
          <w:sz w:val="24"/>
          <w:lang w:val="en-US" w:eastAsia="zh-CN"/>
        </w:rPr>
        <w:t>这就生气了？</w:t>
      </w:r>
    </w:p>
    <w:p w14:paraId="12885C1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：不容本王放肆也放肆多回了，还差这一回吗？</w:t>
      </w:r>
    </w:p>
    <w:p w14:paraId="4902535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夜灵犀（气急败坏指着凤昭半晌说不出话）</w:t>
      </w:r>
      <w:r>
        <w:rPr>
          <w:rFonts w:hint="default"/>
          <w:color w:val="auto"/>
          <w:sz w:val="24"/>
          <w:lang w:val="en-US" w:eastAsia="zh-CN"/>
        </w:rPr>
        <w:t>：你！岂有此理！</w:t>
      </w:r>
    </w:p>
    <w:p w14:paraId="6EE044E3">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三皇女os：</w:t>
      </w:r>
      <w:r>
        <w:rPr>
          <w:rFonts w:hint="default"/>
          <w:color w:val="auto"/>
          <w:sz w:val="24"/>
          <w:lang w:val="en-US" w:eastAsia="zh-CN"/>
        </w:rPr>
        <w:t>自重生这两年来，</w:t>
      </w:r>
      <w:r>
        <w:rPr>
          <w:rFonts w:hint="eastAsia"/>
          <w:color w:val="auto"/>
          <w:sz w:val="24"/>
          <w:lang w:val="en-US" w:eastAsia="zh-CN"/>
        </w:rPr>
        <w:t>我</w:t>
      </w:r>
      <w:r>
        <w:rPr>
          <w:rFonts w:hint="default"/>
          <w:color w:val="auto"/>
          <w:sz w:val="24"/>
          <w:lang w:val="en-US" w:eastAsia="zh-CN"/>
        </w:rPr>
        <w:t>取得了女皇的宠爱和重视，皇宫无人敢触及锋芒！这</w:t>
      </w:r>
      <w:r>
        <w:rPr>
          <w:rFonts w:hint="eastAsia"/>
          <w:color w:val="auto"/>
          <w:sz w:val="24"/>
          <w:lang w:val="en-US" w:eastAsia="zh-CN"/>
        </w:rPr>
        <w:t>凤昭</w:t>
      </w:r>
      <w:r>
        <w:rPr>
          <w:rFonts w:hint="default"/>
          <w:color w:val="auto"/>
          <w:sz w:val="24"/>
          <w:lang w:val="en-US" w:eastAsia="zh-CN"/>
        </w:rPr>
        <w:t>真是目中无人，胆大包天！</w:t>
      </w:r>
    </w:p>
    <w:p w14:paraId="4FC3841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感觉自己苦苦筹谋而来的地位和威严被冒犯，气的头昏</w:t>
      </w:r>
      <w:r>
        <w:rPr>
          <w:rFonts w:hint="eastAsia"/>
          <w:color w:val="auto"/>
          <w:sz w:val="24"/>
          <w:lang w:val="en-US" w:eastAsia="zh-CN"/>
        </w:rPr>
        <w:t>，无能跳脚</w:t>
      </w:r>
      <w:r>
        <w:rPr>
          <w:rFonts w:hint="default"/>
          <w:color w:val="auto"/>
          <w:sz w:val="24"/>
          <w:lang w:val="en-US" w:eastAsia="zh-CN"/>
        </w:rPr>
        <w:t>：怪不得</w:t>
      </w:r>
      <w:r>
        <w:rPr>
          <w:rFonts w:hint="eastAsia"/>
          <w:color w:val="auto"/>
          <w:sz w:val="24"/>
          <w:lang w:val="en-US" w:eastAsia="zh-CN"/>
        </w:rPr>
        <w:t>云暻</w:t>
      </w:r>
      <w:r>
        <w:rPr>
          <w:rFonts w:hint="default"/>
          <w:color w:val="auto"/>
          <w:sz w:val="24"/>
          <w:lang w:val="en-US" w:eastAsia="zh-CN"/>
        </w:rPr>
        <w:t>不想嫁给你，如此狂悖之徒，绝非良人！</w:t>
      </w:r>
    </w:p>
    <w:p w14:paraId="0C0EE32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百无聊赖，有点想掏耳朵</w:t>
      </w:r>
      <w:r>
        <w:rPr>
          <w:rFonts w:hint="eastAsia"/>
          <w:color w:val="auto"/>
          <w:sz w:val="24"/>
          <w:lang w:val="en-US" w:eastAsia="zh-CN"/>
        </w:rPr>
        <w:t>）：</w:t>
      </w:r>
      <w:r>
        <w:rPr>
          <w:rFonts w:hint="default"/>
          <w:color w:val="auto"/>
          <w:sz w:val="24"/>
          <w:lang w:val="en-US" w:eastAsia="zh-CN"/>
        </w:rPr>
        <w:t>是极，谁不知道</w:t>
      </w:r>
      <w:r>
        <w:rPr>
          <w:rFonts w:hint="eastAsia"/>
          <w:color w:val="auto"/>
          <w:sz w:val="24"/>
          <w:lang w:val="en-US" w:eastAsia="zh-CN"/>
        </w:rPr>
        <w:t>云暻</w:t>
      </w:r>
      <w:r>
        <w:rPr>
          <w:rFonts w:hint="default"/>
          <w:color w:val="auto"/>
          <w:sz w:val="24"/>
          <w:lang w:val="en-US" w:eastAsia="zh-CN"/>
        </w:rPr>
        <w:t>的良人是你，还等什么，收拾收拾</w:t>
      </w:r>
      <w:r>
        <w:rPr>
          <w:rFonts w:hint="eastAsia"/>
          <w:color w:val="auto"/>
          <w:sz w:val="24"/>
          <w:lang w:val="en-US" w:eastAsia="zh-CN"/>
        </w:rPr>
        <w:t>成亲</w:t>
      </w:r>
      <w:r>
        <w:rPr>
          <w:rFonts w:hint="default"/>
          <w:color w:val="auto"/>
          <w:sz w:val="24"/>
          <w:lang w:val="en-US" w:eastAsia="zh-CN"/>
        </w:rPr>
        <w:t>吧。</w:t>
      </w:r>
    </w:p>
    <w:p w14:paraId="23243E1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夜灵犀眼神阴翳os：</w:t>
      </w:r>
      <w:r>
        <w:rPr>
          <w:rFonts w:hint="default"/>
          <w:color w:val="auto"/>
          <w:sz w:val="24"/>
          <w:lang w:val="en-US" w:eastAsia="zh-CN"/>
        </w:rPr>
        <w:t>讲又讲不过，打又不能打，</w:t>
      </w:r>
      <w:r>
        <w:rPr>
          <w:rFonts w:hint="eastAsia"/>
          <w:color w:val="auto"/>
          <w:sz w:val="24"/>
          <w:lang w:val="en-US" w:eastAsia="zh-CN"/>
        </w:rPr>
        <w:t>凤昭，我们，来 日 方 长</w:t>
      </w:r>
    </w:p>
    <w:p w14:paraId="413BDCC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怒哼一声甩袖跺脚离开。</w:t>
      </w:r>
    </w:p>
    <w:p w14:paraId="10639A4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△四周终于安静下来。</w:t>
      </w:r>
    </w:p>
    <w:p w14:paraId="01AE24E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凤昭os：啧啧啧</w:t>
      </w:r>
      <w:r>
        <w:rPr>
          <w:rFonts w:hint="default"/>
          <w:color w:val="auto"/>
          <w:sz w:val="24"/>
          <w:lang w:val="en-US" w:eastAsia="zh-CN"/>
        </w:rPr>
        <w:t>果然，炮灰和女主角真的很难走到一起，如果</w:t>
      </w:r>
      <w:r>
        <w:rPr>
          <w:rFonts w:hint="eastAsia"/>
          <w:color w:val="auto"/>
          <w:sz w:val="24"/>
          <w:lang w:val="en-US" w:eastAsia="zh-CN"/>
        </w:rPr>
        <w:t>这三皇女</w:t>
      </w:r>
      <w:r>
        <w:rPr>
          <w:rFonts w:hint="default"/>
          <w:color w:val="auto"/>
          <w:sz w:val="24"/>
          <w:lang w:val="en-US" w:eastAsia="zh-CN"/>
        </w:rPr>
        <w:t>以后是个明君也就罢了……但这架势明显是——跟着</w:t>
      </w:r>
      <w:r>
        <w:rPr>
          <w:rFonts w:hint="eastAsia"/>
          <w:color w:val="auto"/>
          <w:sz w:val="24"/>
          <w:lang w:val="en-US" w:eastAsia="zh-CN"/>
        </w:rPr>
        <w:t>灵犀</w:t>
      </w:r>
      <w:r>
        <w:rPr>
          <w:rFonts w:hint="default"/>
          <w:color w:val="auto"/>
          <w:sz w:val="24"/>
          <w:lang w:val="en-US" w:eastAsia="zh-CN"/>
        </w:rPr>
        <w:t>混，三天饿九顿。既如此，也别怪</w:t>
      </w:r>
      <w:r>
        <w:rPr>
          <w:rFonts w:hint="eastAsia"/>
          <w:color w:val="auto"/>
          <w:sz w:val="24"/>
          <w:lang w:val="en-US" w:eastAsia="zh-CN"/>
        </w:rPr>
        <w:t>我</w:t>
      </w:r>
      <w:r>
        <w:rPr>
          <w:rFonts w:hint="default"/>
          <w:color w:val="auto"/>
          <w:sz w:val="24"/>
          <w:lang w:val="en-US" w:eastAsia="zh-CN"/>
        </w:rPr>
        <w:t>不讲礼</w:t>
      </w:r>
      <w:r>
        <w:rPr>
          <w:rFonts w:hint="eastAsia"/>
          <w:color w:val="auto"/>
          <w:sz w:val="24"/>
          <w:lang w:val="en-US" w:eastAsia="zh-CN"/>
        </w:rPr>
        <w:t>了</w:t>
      </w:r>
      <w:r>
        <w:rPr>
          <w:rFonts w:hint="default"/>
          <w:color w:val="auto"/>
          <w:sz w:val="24"/>
          <w:lang w:val="en-US" w:eastAsia="zh-CN"/>
        </w:rPr>
        <w:t>。</w:t>
      </w:r>
    </w:p>
    <w:p w14:paraId="33D7C0F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思考间凤昭</w:t>
      </w:r>
      <w:r>
        <w:rPr>
          <w:rFonts w:hint="default"/>
          <w:color w:val="auto"/>
          <w:sz w:val="24"/>
          <w:lang w:val="en-US" w:eastAsia="zh-CN"/>
        </w:rPr>
        <w:t>继续悠哉悠哉逛着太后宫里的后花园，</w:t>
      </w:r>
      <w:r>
        <w:rPr>
          <w:rFonts w:hint="eastAsia"/>
          <w:color w:val="auto"/>
          <w:sz w:val="24"/>
          <w:lang w:val="en-US" w:eastAsia="zh-CN"/>
        </w:rPr>
        <w:t>萧慕言</w:t>
      </w:r>
      <w:r>
        <w:rPr>
          <w:rFonts w:hint="default"/>
          <w:color w:val="auto"/>
          <w:sz w:val="24"/>
          <w:lang w:val="en-US" w:eastAsia="zh-CN"/>
        </w:rPr>
        <w:t>仍是跟在她身后。</w:t>
      </w:r>
    </w:p>
    <w:p w14:paraId="017C0B6D">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△那人亦步亦趋，也不说话。</w:t>
      </w:r>
      <w:r>
        <w:rPr>
          <w:rFonts w:hint="eastAsia"/>
          <w:color w:val="auto"/>
          <w:sz w:val="24"/>
          <w:lang w:val="en-US" w:eastAsia="zh-CN"/>
        </w:rPr>
        <w:t>凤昭忍耐片刻</w:t>
      </w:r>
      <w:r>
        <w:rPr>
          <w:rFonts w:hint="default"/>
          <w:color w:val="auto"/>
          <w:sz w:val="24"/>
          <w:lang w:val="en-US" w:eastAsia="zh-CN"/>
        </w:rPr>
        <w:t>，只能停下脚步</w:t>
      </w:r>
    </w:p>
    <w:p w14:paraId="56FF587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礼貌问道：表兄，还有何事？</w:t>
      </w:r>
    </w:p>
    <w:p w14:paraId="02676AE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萧慕言</w:t>
      </w:r>
      <w:r>
        <w:rPr>
          <w:rFonts w:hint="default"/>
          <w:color w:val="auto"/>
          <w:sz w:val="24"/>
          <w:lang w:val="en-US" w:eastAsia="zh-CN"/>
        </w:rPr>
        <w:t>一愣，像是没想到</w:t>
      </w:r>
      <w:r>
        <w:rPr>
          <w:rFonts w:hint="eastAsia"/>
          <w:color w:val="auto"/>
          <w:sz w:val="24"/>
          <w:lang w:val="en-US" w:eastAsia="zh-CN"/>
        </w:rPr>
        <w:t>凤昭</w:t>
      </w:r>
      <w:r>
        <w:rPr>
          <w:rFonts w:hint="default"/>
          <w:color w:val="auto"/>
          <w:sz w:val="24"/>
          <w:lang w:val="en-US" w:eastAsia="zh-CN"/>
        </w:rPr>
        <w:t>会主动跟他说话一般微微局促了一瞬，欲言又止。</w:t>
      </w:r>
    </w:p>
    <w:p w14:paraId="53A8474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凤昭os：怎么一个两个都这样，爷们唧唧的</w:t>
      </w:r>
      <w:r>
        <w:rPr>
          <w:rFonts w:hint="default"/>
          <w:color w:val="auto"/>
          <w:sz w:val="24"/>
          <w:lang w:val="en-US" w:eastAsia="zh-CN"/>
        </w:rPr>
        <w:t>。</w:t>
      </w:r>
    </w:p>
    <w:p w14:paraId="0B525D0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：表兄，但说无妨。</w:t>
      </w:r>
    </w:p>
    <w:p w14:paraId="1BD3B2A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面露担忧</w:t>
      </w:r>
      <w:r>
        <w:rPr>
          <w:rFonts w:hint="eastAsia"/>
          <w:color w:val="auto"/>
          <w:sz w:val="24"/>
          <w:lang w:val="en-US" w:eastAsia="zh-CN"/>
        </w:rPr>
        <w:t>）：</w:t>
      </w:r>
      <w:r>
        <w:rPr>
          <w:rFonts w:hint="default"/>
          <w:color w:val="auto"/>
          <w:sz w:val="24"/>
          <w:lang w:val="en-US" w:eastAsia="zh-CN"/>
        </w:rPr>
        <w:t>表妹……</w:t>
      </w:r>
      <w:r>
        <w:rPr>
          <w:rFonts w:hint="eastAsia"/>
          <w:color w:val="auto"/>
          <w:sz w:val="24"/>
          <w:lang w:val="en-US" w:eastAsia="zh-CN"/>
        </w:rPr>
        <w:t>三殿下</w:t>
      </w:r>
      <w:r>
        <w:rPr>
          <w:rFonts w:hint="default"/>
          <w:color w:val="auto"/>
          <w:sz w:val="24"/>
          <w:lang w:val="en-US" w:eastAsia="zh-CN"/>
        </w:rPr>
        <w:t>如今圣宠优渥，连四殿下都要避其锋芒，你……</w:t>
      </w:r>
    </w:p>
    <w:p w14:paraId="072AD6C6">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反问</w:t>
      </w:r>
      <w:r>
        <w:rPr>
          <w:rFonts w:hint="eastAsia"/>
          <w:color w:val="auto"/>
          <w:sz w:val="24"/>
          <w:lang w:val="en-US" w:eastAsia="zh-CN"/>
        </w:rPr>
        <w:t>：</w:t>
      </w:r>
      <w:r>
        <w:rPr>
          <w:rFonts w:hint="default"/>
          <w:color w:val="auto"/>
          <w:sz w:val="24"/>
          <w:lang w:val="en-US" w:eastAsia="zh-CN"/>
        </w:rPr>
        <w:t>我可曾挑事？</w:t>
      </w:r>
    </w:p>
    <w:p w14:paraId="2615EA4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默了默</w:t>
      </w:r>
      <w:r>
        <w:rPr>
          <w:rFonts w:hint="eastAsia"/>
          <w:color w:val="auto"/>
          <w:sz w:val="24"/>
          <w:lang w:val="en-US" w:eastAsia="zh-CN"/>
        </w:rPr>
        <w:t>：</w:t>
      </w:r>
      <w:r>
        <w:rPr>
          <w:rFonts w:hint="default"/>
          <w:color w:val="auto"/>
          <w:sz w:val="24"/>
          <w:lang w:val="en-US" w:eastAsia="zh-CN"/>
        </w:rPr>
        <w:t>没有。</w:t>
      </w:r>
    </w:p>
    <w:p w14:paraId="4BA4F77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我可曾指名道姓，辱骂殴打？</w:t>
      </w:r>
    </w:p>
    <w:p w14:paraId="4B8C126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汗颜：自然也没有。</w:t>
      </w:r>
    </w:p>
    <w:p w14:paraId="5C1FB853">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无所谓的笑笑</w:t>
      </w:r>
      <w:r>
        <w:rPr>
          <w:rFonts w:hint="eastAsia"/>
          <w:color w:val="auto"/>
          <w:sz w:val="24"/>
          <w:lang w:val="en-US" w:eastAsia="zh-CN"/>
        </w:rPr>
        <w:t>：</w:t>
      </w:r>
      <w:r>
        <w:rPr>
          <w:rFonts w:hint="default"/>
          <w:color w:val="auto"/>
          <w:sz w:val="24"/>
          <w:lang w:val="en-US" w:eastAsia="zh-CN"/>
        </w:rPr>
        <w:t>那不就得了。我如今是</w:t>
      </w:r>
      <w:r>
        <w:rPr>
          <w:rFonts w:hint="eastAsia"/>
          <w:color w:val="auto"/>
          <w:sz w:val="24"/>
          <w:lang w:val="en-US" w:eastAsia="zh-CN"/>
        </w:rPr>
        <w:t>凤氏</w:t>
      </w:r>
      <w:r>
        <w:rPr>
          <w:rFonts w:hint="default"/>
          <w:color w:val="auto"/>
          <w:sz w:val="24"/>
          <w:lang w:val="en-US" w:eastAsia="zh-CN"/>
        </w:rPr>
        <w:t>家主，亲王爵位，一举一动都代表着</w:t>
      </w:r>
      <w:r>
        <w:rPr>
          <w:rFonts w:hint="eastAsia"/>
          <w:color w:val="auto"/>
          <w:sz w:val="24"/>
          <w:lang w:val="en-US" w:eastAsia="zh-CN"/>
        </w:rPr>
        <w:t>宸王</w:t>
      </w:r>
      <w:r>
        <w:rPr>
          <w:rFonts w:hint="default"/>
          <w:color w:val="auto"/>
          <w:sz w:val="24"/>
          <w:lang w:val="en-US" w:eastAsia="zh-CN"/>
        </w:rPr>
        <w:t>府的脸面。人若敬我，我自敬人，若有人登鼻子上脸，我也不是个好脾性的。</w:t>
      </w:r>
    </w:p>
    <w:p w14:paraId="1C15D418">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萧慕言</w:t>
      </w:r>
      <w:r>
        <w:rPr>
          <w:rFonts w:hint="default"/>
          <w:color w:val="auto"/>
          <w:sz w:val="24"/>
          <w:lang w:val="en-US" w:eastAsia="zh-CN"/>
        </w:rPr>
        <w:t>心尖一颤，耳热之际连忙垂眸，不敢再多看面前人一眼</w:t>
      </w:r>
      <w:r>
        <w:rPr>
          <w:rFonts w:hint="eastAsia"/>
          <w:color w:val="auto"/>
          <w:sz w:val="24"/>
          <w:lang w:val="en-US" w:eastAsia="zh-CN"/>
        </w:rPr>
        <w:t>。</w:t>
      </w:r>
    </w:p>
    <w:p w14:paraId="2BC0437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表妹性情较之以前，确实温和多了。</w:t>
      </w:r>
    </w:p>
    <w:p w14:paraId="2DD27CE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萧慕言</w:t>
      </w:r>
      <w:r>
        <w:rPr>
          <w:rFonts w:hint="default"/>
          <w:color w:val="auto"/>
          <w:sz w:val="24"/>
          <w:lang w:val="en-US" w:eastAsia="zh-CN"/>
        </w:rPr>
        <w:t>温声回答着，酸溜溜地添了一句</w:t>
      </w:r>
      <w:r>
        <w:rPr>
          <w:rFonts w:hint="eastAsia"/>
          <w:color w:val="auto"/>
          <w:sz w:val="24"/>
          <w:lang w:val="en-US" w:eastAsia="zh-CN"/>
        </w:rPr>
        <w:t>：</w:t>
      </w:r>
      <w:r>
        <w:rPr>
          <w:rFonts w:hint="default"/>
          <w:color w:val="auto"/>
          <w:sz w:val="24"/>
          <w:lang w:val="en-US" w:eastAsia="zh-CN"/>
        </w:rPr>
        <w:t>果真是</w:t>
      </w:r>
      <w:r>
        <w:rPr>
          <w:rFonts w:hint="eastAsia"/>
          <w:color w:val="auto"/>
          <w:sz w:val="24"/>
          <w:lang w:val="en-US" w:eastAsia="zh-CN"/>
        </w:rPr>
        <w:t>有</w:t>
      </w:r>
      <w:r>
        <w:rPr>
          <w:rFonts w:hint="default"/>
          <w:color w:val="auto"/>
          <w:sz w:val="24"/>
          <w:lang w:val="en-US" w:eastAsia="zh-CN"/>
        </w:rPr>
        <w:t>了夫郎，妇唱夫随，百炼钢都成绕指柔了。</w:t>
      </w:r>
    </w:p>
    <w:p w14:paraId="3C2942C3">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rPr>
        <w:t>叮——系统清脆提示音：</w:t>
      </w:r>
      <w:r>
        <w:rPr>
          <w:rFonts w:hint="eastAsia"/>
          <w:color w:val="auto"/>
          <w:sz w:val="24"/>
          <w:lang w:val="en-US" w:eastAsia="zh-CN"/>
        </w:rPr>
        <w:t>萧慕言达成【一见倾心】成就，恭喜宿主获得一周寿元</w:t>
      </w:r>
    </w:p>
    <w:p w14:paraId="41E9668C">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凤昭眼眸微动突然连忙后退几步。</w:t>
      </w:r>
    </w:p>
    <w:p w14:paraId="74A92AA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w:t>
      </w:r>
      <w:r>
        <w:rPr>
          <w:rFonts w:hint="eastAsia"/>
          <w:color w:val="auto"/>
          <w:sz w:val="24"/>
          <w:lang w:val="en-US" w:eastAsia="zh-CN"/>
        </w:rPr>
        <w:t>什么</w:t>
      </w:r>
      <w:r>
        <w:rPr>
          <w:rFonts w:hint="default"/>
          <w:color w:val="auto"/>
          <w:sz w:val="24"/>
          <w:lang w:val="en-US" w:eastAsia="zh-CN"/>
        </w:rPr>
        <w:t>？近亲结婚达咩！</w:t>
      </w:r>
      <w:r>
        <w:rPr>
          <w:rFonts w:hint="eastAsia"/>
          <w:color w:val="auto"/>
          <w:sz w:val="24"/>
          <w:lang w:val="en-US" w:eastAsia="zh-CN"/>
        </w:rPr>
        <w:t>！！！！骨科cp更是大no特no！</w:t>
      </w:r>
    </w:p>
    <w:p w14:paraId="3792087C">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凤昭口不择言抬头看天：哎表哥我突然感觉太后又叫我了，我走了哈，你先逛着，我就不奉陪啦</w:t>
      </w:r>
    </w:p>
    <w:p w14:paraId="746C140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【结尾卡点】凤昭</w:t>
      </w:r>
      <w:r>
        <w:rPr>
          <w:rFonts w:hint="default"/>
          <w:color w:val="auto"/>
          <w:sz w:val="24"/>
          <w:lang w:val="en-US" w:eastAsia="zh-CN"/>
        </w:rPr>
        <w:t>无视</w:t>
      </w:r>
      <w:r>
        <w:rPr>
          <w:rFonts w:hint="eastAsia"/>
          <w:color w:val="auto"/>
          <w:sz w:val="24"/>
          <w:lang w:val="en-US" w:eastAsia="zh-CN"/>
        </w:rPr>
        <w:t>萧慕言</w:t>
      </w:r>
      <w:r>
        <w:rPr>
          <w:rFonts w:hint="default"/>
          <w:color w:val="auto"/>
          <w:sz w:val="24"/>
          <w:lang w:val="en-US" w:eastAsia="zh-CN"/>
        </w:rPr>
        <w:t>略显失落的表情，赶忙脚底抹油跑了。</w:t>
      </w:r>
      <w:r>
        <w:rPr>
          <w:rFonts w:hint="eastAsia"/>
          <w:color w:val="auto"/>
          <w:sz w:val="24"/>
          <w:lang w:val="en-US" w:eastAsia="zh-CN"/>
        </w:rPr>
        <w:t>萧慕言刚伸出的挽回的手缓缓放下。</w:t>
      </w:r>
    </w:p>
    <w:p w14:paraId="5116A9F0">
      <w:pPr>
        <w:adjustRightInd w:val="0"/>
        <w:snapToGrid w:val="0"/>
        <w:spacing w:beforeLines="0" w:afterLines="0" w:line="360" w:lineRule="auto"/>
        <w:rPr>
          <w:rFonts w:hint="default"/>
          <w:color w:val="auto"/>
          <w:sz w:val="24"/>
          <w:lang w:val="en-US" w:eastAsia="zh-CN"/>
        </w:rPr>
      </w:pPr>
    </w:p>
    <w:p w14:paraId="52FC329B">
      <w:pPr>
        <w:adjustRightInd w:val="0"/>
        <w:snapToGrid w:val="0"/>
        <w:spacing w:beforeLines="0" w:afterLines="0" w:line="360" w:lineRule="auto"/>
        <w:rPr>
          <w:rFonts w:hint="default"/>
          <w:color w:val="auto"/>
          <w:sz w:val="24"/>
          <w:lang w:val="en-US" w:eastAsia="zh-CN"/>
        </w:rPr>
      </w:pPr>
    </w:p>
    <w:p w14:paraId="0C0C7C79">
      <w:pPr>
        <w:adjustRightInd w:val="0"/>
        <w:snapToGrid w:val="0"/>
        <w:spacing w:beforeLines="0" w:afterLines="0" w:line="360" w:lineRule="auto"/>
        <w:rPr>
          <w:rFonts w:hint="eastAsia"/>
          <w:color w:val="auto"/>
          <w:sz w:val="24"/>
          <w:lang w:val="en-US" w:eastAsia="zh-CN"/>
        </w:rPr>
      </w:pPr>
      <w:r>
        <w:rPr>
          <w:rFonts w:hint="eastAsia"/>
          <w:b/>
          <w:bCs/>
          <w:color w:val="auto"/>
          <w:sz w:val="24"/>
          <w:lang w:val="en-US" w:eastAsia="zh-CN"/>
        </w:rPr>
        <w:t>第十三集</w:t>
      </w:r>
      <w:r>
        <w:rPr>
          <w:rFonts w:hint="eastAsia"/>
          <w:color w:val="auto"/>
          <w:sz w:val="24"/>
          <w:lang w:val="en-US" w:eastAsia="zh-CN"/>
        </w:rPr>
        <w:t xml:space="preserve"> 宫宴逃婚，偶遇美男</w:t>
      </w:r>
    </w:p>
    <w:p w14:paraId="290DEF3D">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13-1 日 内 合欢宫大殿</w:t>
      </w:r>
    </w:p>
    <w:p w14:paraId="65DF40D2">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金碧辉煌，红灯高挂，丝竹声悠扬，殿内觥筹交错，权贵云集。</w:t>
      </w:r>
    </w:p>
    <w:p w14:paraId="13F29E55">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凤昭被萧太后牵着缓步走入大殿，身姿挺拔，容色冷艳夺目，周身带着病愈后的清贵气场</w:t>
      </w:r>
    </w:p>
    <w:p w14:paraId="7EBB00A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凤昭社恐尖叫OS：救命！这阵仗也太夸张了，社恐要犯了。还有这个便宜表哥怎么还在啊！</w:t>
      </w:r>
    </w:p>
    <w:p w14:paraId="7E3536EB">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萧慕言紧随太后身侧，目光始终落在凤昭身上，温润有礼。</w:t>
      </w:r>
    </w:p>
    <w:p w14:paraId="5E2F7718">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众权贵目光齐刷刷聚焦凤昭，交头接耳，眼神热切</w:t>
      </w:r>
    </w:p>
    <w:p w14:paraId="36A8327C">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权贵甲：宸王殿下，恭喜痊愈，老朽敬您一杯！</w:t>
      </w:r>
    </w:p>
    <w:p w14:paraId="6C9AAA97">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权贵乙：殿下可有中意的儿郎？我家小儿乖巧懂事！</w:t>
      </w:r>
    </w:p>
    <w:p w14:paraId="60557C5C">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凤昭被围在人群中央，满脸无奈，强撑笑意应付，不停挡酒。</w:t>
      </w:r>
    </w:p>
    <w:p w14:paraId="3596F4A2">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凤昭绝望OS：这哪是宫宴！明明是大型皇家相亲现场，这群人也太如狼似虎了！</w:t>
      </w:r>
    </w:p>
    <w:p w14:paraId="5FAE6CF7">
      <w:pPr>
        <w:adjustRightInd w:val="0"/>
        <w:snapToGrid w:val="0"/>
        <w:spacing w:beforeLines="0" w:afterLines="0" w:line="360" w:lineRule="auto"/>
        <w:rPr>
          <w:rFonts w:hint="eastAsia"/>
          <w:color w:val="auto"/>
          <w:sz w:val="24"/>
          <w:lang w:val="en-US" w:eastAsia="zh-CN"/>
        </w:rPr>
      </w:pPr>
    </w:p>
    <w:p w14:paraId="444AD025">
      <w:pPr>
        <w:adjustRightInd w:val="0"/>
        <w:snapToGrid w:val="0"/>
        <w:spacing w:beforeLines="0" w:afterLines="0" w:line="360" w:lineRule="auto"/>
        <w:rPr>
          <w:rFonts w:hint="default"/>
          <w:color w:val="auto"/>
          <w:sz w:val="24"/>
          <w:u w:val="single"/>
          <w:lang w:val="en-US" w:eastAsia="zh-CN"/>
        </w:rPr>
      </w:pPr>
      <w:r>
        <w:rPr>
          <w:rFonts w:hint="eastAsia"/>
          <w:color w:val="auto"/>
          <w:sz w:val="24"/>
          <w:u w:val="single"/>
          <w:lang w:val="en-US" w:eastAsia="zh-CN"/>
        </w:rPr>
        <w:t>13-2 夜 外 露天凉亭</w:t>
      </w:r>
    </w:p>
    <w:p w14:paraId="6C2FEE4A">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露天亭台，远离大殿喧嚣，晚风轻拂，月色柔和，四周草木静谧，只剩虫鸣。</w:t>
      </w:r>
    </w:p>
    <w:p w14:paraId="4DFCA09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凤昭双手撑在亭中围栏上，醉酒后的脸颊泛着淡淡红晕，仰头吹着晚风，长长舒了一口气，揉了揉发晕的额头</w:t>
      </w:r>
    </w:p>
    <w:p w14:paraId="3C1B200E">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凤昭：终于清净了。</w:t>
      </w:r>
    </w:p>
    <w:p w14:paraId="0A42F791">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突然，一道身影悄无声息靠近</w:t>
      </w:r>
    </w:p>
    <w:p w14:paraId="4EADB7BD">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夜烬寒从身后猛地搂住凤昭的腰，将她整个人裹进怀里，身形高大，比凤昭高出一个头，下巴轻蹭她的发顶薄唇不停轻吻她的发丝，动作缱绻。</w:t>
      </w:r>
    </w:p>
    <w:p w14:paraId="0052650A">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凤昭浑身一僵，低头看向腰间骨节分明的男性大手，冷静站定</w:t>
      </w:r>
    </w:p>
    <w:p w14:paraId="11DCDCBB">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凤昭OS：哪家公子这么奔放？上来就抱？</w:t>
      </w:r>
    </w:p>
    <w:p w14:paraId="64524808">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凤昭（语气淡然，不带怒意）：来者何人？松手。</w:t>
      </w:r>
    </w:p>
    <w:p w14:paraId="2861E9E9">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夜烬寒埋在她颈间，黏糊糊呢喃，声音醇厚悦耳，带着醉意：</w:t>
      </w:r>
      <w:r>
        <w:rPr>
          <w:rFonts w:hint="eastAsia"/>
          <w:color w:val="auto"/>
          <w:sz w:val="24"/>
          <w:szCs w:val="24"/>
          <w:lang w:val="en-US" w:eastAsia="zh-CN"/>
        </w:rPr>
        <w:t>灵晗</w:t>
      </w:r>
      <w:r>
        <w:rPr>
          <w:rFonts w:hint="eastAsia"/>
          <w:color w:val="auto"/>
          <w:sz w:val="24"/>
          <w:lang w:val="en-US" w:eastAsia="zh-CN"/>
        </w:rPr>
        <w:t>姐姐……</w:t>
      </w:r>
    </w:p>
    <w:p w14:paraId="1F45FB81">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凤昭骤然睁眼，满脸错愕OS：</w:t>
      </w:r>
      <w:r>
        <w:rPr>
          <w:rFonts w:hint="eastAsia"/>
          <w:color w:val="auto"/>
          <w:sz w:val="24"/>
          <w:szCs w:val="24"/>
          <w:lang w:val="en-US" w:eastAsia="zh-CN"/>
        </w:rPr>
        <w:t>灵晗</w:t>
      </w:r>
      <w:r>
        <w:rPr>
          <w:rFonts w:hint="eastAsia"/>
          <w:color w:val="auto"/>
          <w:sz w:val="24"/>
          <w:lang w:val="en-US" w:eastAsia="zh-CN"/>
        </w:rPr>
        <w:t>？这个名字极少人知道，难道是......？</w:t>
      </w:r>
    </w:p>
    <w:p w14:paraId="536B7831">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凤昭试探开口：……阿烬？</w:t>
      </w:r>
    </w:p>
    <w:p w14:paraId="6E626654">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夜烬寒双臂骤然收紧，身子微微颤抖</w:t>
      </w:r>
    </w:p>
    <w:p w14:paraId="464CA804">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夜烬寒语气惊喜：姐姐还记得阿烬！</w:t>
      </w:r>
    </w:p>
    <w:p w14:paraId="322792CA">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凤昭眉头微蹙，挣了挣怀抱，没挣脱开</w:t>
      </w:r>
    </w:p>
    <w:p w14:paraId="30FA76AD">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凤昭OS：记忆里明明是个小丫头，怎么是男人？这反差也太大了</w:t>
      </w:r>
    </w:p>
    <w:p w14:paraId="165173BE">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凤昭疑惑：阿烬，你......是男子？</w:t>
      </w:r>
    </w:p>
    <w:p w14:paraId="786A041B">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夜烬寒不情不愿松手</w:t>
      </w:r>
    </w:p>
    <w:p w14:paraId="07104C54">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夜烬寒（声音带着委屈）：我也是长大后才知晓的……姐姐别讨厌阿烬。</w:t>
      </w:r>
    </w:p>
    <w:p w14:paraId="39BEEBB3">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凤昭（无语）os：？你要不要听听你在说什么东西？</w:t>
      </w:r>
    </w:p>
    <w:p w14:paraId="48890654">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凤昭微微挣了挣，对方却不愿放松。</w:t>
      </w:r>
    </w:p>
    <w:p w14:paraId="0323EA6C">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他委委屈屈道：多年不见，姐姐就不能让阿烬多抱抱吗？</w:t>
      </w:r>
    </w:p>
    <w:p w14:paraId="453051BE">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凤昭：……好像，我们也没有熟到这个地步吧。</w:t>
      </w:r>
    </w:p>
    <w:p w14:paraId="320925C1">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凤昭又道：把手放开。</w:t>
      </w:r>
    </w:p>
    <w:p w14:paraId="1FA8C4F4">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对方一顿，察觉到凤昭淡淡的不悦，还是不情不愿地将双手松开了。</w:t>
      </w:r>
    </w:p>
    <w:p w14:paraId="3805F684">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凤昭抽身与他拉开好几步距离，正想转身看看他，这人又忽然伸手捂住了凤昭的眼睛。</w:t>
      </w:r>
    </w:p>
    <w:p w14:paraId="36332039">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凤昭眼皮一跳：……有完没完？</w:t>
      </w:r>
    </w:p>
    <w:p w14:paraId="6ED55BD6">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阿烬迤逦的声音放得很轻，有些伤心似的喃喃道：</w:t>
      </w:r>
      <w:r>
        <w:rPr>
          <w:rFonts w:hint="eastAsia"/>
          <w:color w:val="auto"/>
          <w:sz w:val="24"/>
          <w:szCs w:val="24"/>
          <w:lang w:val="en-US" w:eastAsia="zh-CN"/>
        </w:rPr>
        <w:t>灵晗</w:t>
      </w:r>
      <w:r>
        <w:rPr>
          <w:rFonts w:hint="eastAsia"/>
          <w:color w:val="auto"/>
          <w:sz w:val="24"/>
          <w:lang w:val="en-US" w:eastAsia="zh-CN"/>
        </w:rPr>
        <w:t>姐姐，阿烬不是女子了，你会讨厌阿烬吗？阿烬长高长大，已变得身形笨重，粗蠢不堪了……</w:t>
      </w:r>
    </w:p>
    <w:p w14:paraId="132A3DEE">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凤昭不以为意：外表不过一皮囊，美丑都无甚紧要。</w:t>
      </w:r>
    </w:p>
    <w:p w14:paraId="753166CE">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阿烬带着笑意的声音落下：姐姐真好。</w:t>
      </w:r>
    </w:p>
    <w:p w14:paraId="12DC628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【结尾卡点】盖在眼皮上的大掌缓缓落下，面前忽然出现了一张艳光四射的脸蛋。</w:t>
      </w:r>
    </w:p>
    <w:p w14:paraId="1BCF095B">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这人并未束发戴冠，一头海藻般茂密的长发慵懒地披散着。五官因为明显的异域血统而显得高鼻深目，精致立体，只是眼波与神情却醇美柔媚，双颊酡红，更添几分香艳。</w:t>
      </w:r>
    </w:p>
    <w:p w14:paraId="7BA788B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凤昭瞳孔骤缩，满眼震惊。</w:t>
      </w:r>
    </w:p>
    <w:p w14:paraId="22803BCD">
      <w:pPr>
        <w:adjustRightInd w:val="0"/>
        <w:snapToGrid w:val="0"/>
        <w:spacing w:beforeLines="0" w:afterLines="0" w:line="360" w:lineRule="auto"/>
        <w:rPr>
          <w:rFonts w:hint="eastAsia"/>
          <w:color w:val="auto"/>
          <w:sz w:val="24"/>
          <w:lang w:val="en-US" w:eastAsia="zh-CN"/>
        </w:rPr>
      </w:pPr>
    </w:p>
    <w:p w14:paraId="5C41868F">
      <w:pPr>
        <w:adjustRightInd w:val="0"/>
        <w:snapToGrid w:val="0"/>
        <w:spacing w:beforeLines="0" w:afterLines="0" w:line="360" w:lineRule="auto"/>
        <w:rPr>
          <w:rFonts w:hint="eastAsia"/>
          <w:color w:val="auto"/>
          <w:sz w:val="24"/>
          <w:lang w:val="en-US" w:eastAsia="zh-CN"/>
        </w:rPr>
      </w:pPr>
    </w:p>
    <w:p w14:paraId="0F4B025E">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 xml:space="preserve">第十四集 </w:t>
      </w:r>
      <w:r>
        <w:rPr>
          <w:rFonts w:hint="eastAsia"/>
          <w:color w:val="auto"/>
          <w:sz w:val="24"/>
          <w:lang w:val="en-US" w:eastAsia="zh-CN"/>
        </w:rPr>
        <w:t xml:space="preserve"> 内侍谎言，阿烬委屈</w:t>
      </w:r>
    </w:p>
    <w:p w14:paraId="75318024">
      <w:pPr>
        <w:adjustRightInd w:val="0"/>
        <w:snapToGrid w:val="0"/>
        <w:spacing w:beforeLines="0" w:afterLines="0" w:line="360" w:lineRule="auto"/>
        <w:rPr>
          <w:rFonts w:hint="default"/>
          <w:color w:val="auto"/>
          <w:sz w:val="24"/>
          <w:u w:val="single"/>
          <w:lang w:val="en-US" w:eastAsia="zh-CN"/>
        </w:rPr>
      </w:pPr>
      <w:r>
        <w:rPr>
          <w:rFonts w:hint="eastAsia"/>
          <w:color w:val="auto"/>
          <w:sz w:val="24"/>
          <w:u w:val="single"/>
          <w:lang w:val="en-US" w:eastAsia="zh-CN"/>
        </w:rPr>
        <w:t>14-1 夜 外 露天凉亭</w:t>
      </w:r>
    </w:p>
    <w:p w14:paraId="6FA447CF">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凤昭瞳孔骤缩，满眼震惊。</w:t>
      </w:r>
    </w:p>
    <w:p w14:paraId="3AD745D6">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凤昭内心疯狂咆哮：我去！这叫丑？妥妥风情万种混血大美人，这也太暴殄天物了！</w:t>
      </w:r>
    </w:p>
    <w:p w14:paraId="2A65040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阿、</w:t>
      </w:r>
      <w:r>
        <w:rPr>
          <w:rFonts w:hint="eastAsia"/>
          <w:color w:val="auto"/>
          <w:sz w:val="24"/>
          <w:lang w:val="en-US" w:eastAsia="zh-CN"/>
        </w:rPr>
        <w:t>烬</w:t>
      </w:r>
      <w:r>
        <w:rPr>
          <w:rFonts w:hint="default"/>
          <w:color w:val="auto"/>
          <w:sz w:val="24"/>
          <w:lang w:val="en-US" w:eastAsia="zh-CN"/>
        </w:rPr>
        <w:t>？</w:t>
      </w:r>
    </w:p>
    <w:p w14:paraId="4D2814B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这形象和记忆中那个瘦弱不堪、比她矮小许多的炸毛小可怜根本对不上啊！</w:t>
      </w:r>
    </w:p>
    <w:p w14:paraId="1A07088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△那人美目盈盈，忐忑地咬着嘴唇</w:t>
      </w:r>
    </w:p>
    <w:p w14:paraId="3832A7C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夜烬寒：姐姐</w:t>
      </w:r>
    </w:p>
    <w:p w14:paraId="5E2994F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深吸一口气，努力平静</w:t>
      </w:r>
    </w:p>
    <w:p w14:paraId="4077ABD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：……你很美，不必妄自菲薄。</w:t>
      </w:r>
    </w:p>
    <w:p w14:paraId="5ACF002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△他半垂的眼睛陡然一亮，整个人都激动起来了</w:t>
      </w:r>
    </w:p>
    <w:p w14:paraId="1999E83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：那姐姐喜欢吗？</w:t>
      </w:r>
    </w:p>
    <w:p w14:paraId="6E48ECF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：啊？</w:t>
      </w:r>
    </w:p>
    <w:p w14:paraId="57EEA2E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△在</w:t>
      </w:r>
      <w:r>
        <w:rPr>
          <w:rFonts w:hint="eastAsia"/>
          <w:color w:val="auto"/>
          <w:sz w:val="24"/>
          <w:lang w:val="en-US" w:eastAsia="zh-CN"/>
        </w:rPr>
        <w:t>凤昭</w:t>
      </w:r>
      <w:r>
        <w:rPr>
          <w:rFonts w:hint="default"/>
          <w:color w:val="auto"/>
          <w:sz w:val="24"/>
          <w:lang w:val="en-US" w:eastAsia="zh-CN"/>
        </w:rPr>
        <w:t>愣神时，亭子外忽地有个内侍气喘吁吁地跑了过来，几乎快哭了</w:t>
      </w:r>
    </w:p>
    <w:p w14:paraId="1C9B938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内侍（</w:t>
      </w:r>
      <w:r>
        <w:rPr>
          <w:rFonts w:hint="default"/>
          <w:color w:val="auto"/>
          <w:sz w:val="24"/>
          <w:lang w:val="en-US" w:eastAsia="zh-CN"/>
        </w:rPr>
        <w:t>语带催促，尖声刺耳</w:t>
      </w:r>
      <w:r>
        <w:rPr>
          <w:rFonts w:hint="eastAsia"/>
          <w:color w:val="auto"/>
          <w:sz w:val="24"/>
          <w:lang w:val="en-US" w:eastAsia="zh-CN"/>
        </w:rPr>
        <w:t>）</w:t>
      </w:r>
      <w:r>
        <w:rPr>
          <w:rFonts w:hint="default"/>
          <w:color w:val="auto"/>
          <w:sz w:val="24"/>
          <w:lang w:val="en-US" w:eastAsia="zh-CN"/>
        </w:rPr>
        <w:t>：六殿下，您别乱跑了，陛下正要召见您呢！</w:t>
      </w:r>
    </w:p>
    <w:p w14:paraId="1CE19F5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于是</w:t>
      </w:r>
      <w:r>
        <w:rPr>
          <w:rFonts w:hint="eastAsia"/>
          <w:color w:val="auto"/>
          <w:sz w:val="24"/>
          <w:lang w:val="en-US" w:eastAsia="zh-CN"/>
        </w:rPr>
        <w:t>凤昭</w:t>
      </w:r>
      <w:r>
        <w:rPr>
          <w:rFonts w:hint="default"/>
          <w:color w:val="auto"/>
          <w:sz w:val="24"/>
          <w:lang w:val="en-US" w:eastAsia="zh-CN"/>
        </w:rPr>
        <w:t>眼睁睁地看着面前无辜可爱的脸瞬间变得阴沉狰狞起来</w:t>
      </w:r>
    </w:p>
    <w:p w14:paraId="263CAC0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：滚——！！</w:t>
      </w:r>
    </w:p>
    <w:p w14:paraId="1588978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△他广袖一挥，将亭中石桌上的瓜果碟盏通通扫落，噼里啪啦碎了一地。</w:t>
      </w:r>
    </w:p>
    <w:p w14:paraId="4F2311B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发了狂似的冲过去，一巴掌将内侍扇进湖里，水面扑通一声响</w:t>
      </w:r>
    </w:p>
    <w:p w14:paraId="676DA50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大胆贱婢！谁准你来打扰本皇子！贱婢！贱婢！一刻安宁也不留给我！去死！去死！！</w:t>
      </w:r>
    </w:p>
    <w:p w14:paraId="21DEE0B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双目猩红，整个人神经质地冲进湖里，双手掐住内侍的脖子往水里按。</w:t>
      </w:r>
    </w:p>
    <w:p w14:paraId="15DFFD9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目瞪口呆。</w:t>
      </w:r>
    </w:p>
    <w:p w14:paraId="4E0678E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△荷花池边，内侍可怜又凄惨地尖叫着，披头散发的高大男子疯了一样撕打着连连呛水的瘦小太监。</w:t>
      </w:r>
    </w:p>
    <w:p w14:paraId="4375EAF7">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△但</w:t>
      </w:r>
      <w:r>
        <w:rPr>
          <w:rFonts w:hint="eastAsia"/>
          <w:color w:val="auto"/>
          <w:sz w:val="24"/>
          <w:lang w:val="en-US" w:eastAsia="zh-CN"/>
        </w:rPr>
        <w:t>凤昭</w:t>
      </w:r>
      <w:r>
        <w:rPr>
          <w:rFonts w:hint="default"/>
          <w:color w:val="auto"/>
          <w:sz w:val="24"/>
          <w:lang w:val="en-US" w:eastAsia="zh-CN"/>
        </w:rPr>
        <w:t>却莫名冷静了下来，抄手倚在围栏边，静静地看着这一幕。</w:t>
      </w:r>
    </w:p>
    <w:p w14:paraId="2A295B6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w:t>
      </w:r>
      <w:r>
        <w:rPr>
          <w:rFonts w:hint="eastAsia"/>
          <w:color w:val="auto"/>
          <w:sz w:val="24"/>
          <w:lang w:val="en-US" w:eastAsia="zh-CN"/>
        </w:rPr>
        <w:t>（</w:t>
      </w:r>
      <w:r>
        <w:rPr>
          <w:rFonts w:hint="default"/>
          <w:color w:val="auto"/>
          <w:sz w:val="24"/>
          <w:lang w:val="en-US" w:eastAsia="zh-CN"/>
        </w:rPr>
        <w:t>凄厉地求救</w:t>
      </w:r>
      <w:r>
        <w:rPr>
          <w:rFonts w:hint="eastAsia"/>
          <w:color w:val="auto"/>
          <w:sz w:val="24"/>
          <w:lang w:val="en-US" w:eastAsia="zh-CN"/>
        </w:rPr>
        <w:t>）：宸王</w:t>
      </w:r>
      <w:r>
        <w:rPr>
          <w:rFonts w:hint="default"/>
          <w:color w:val="auto"/>
          <w:sz w:val="24"/>
          <w:lang w:val="en-US" w:eastAsia="zh-CN"/>
        </w:rPr>
        <w:t>殿下……咕噜咕噜……救命呀！</w:t>
      </w:r>
    </w:p>
    <w:p w14:paraId="5DB4AE2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一听，更像被刺激狠了一样捂住耳朵疯狂摇头</w:t>
      </w:r>
    </w:p>
    <w:p w14:paraId="33D4BBF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夜烬寒（疯狂又绝望）：</w:t>
      </w:r>
      <w:r>
        <w:rPr>
          <w:rFonts w:hint="default"/>
          <w:color w:val="auto"/>
          <w:sz w:val="24"/>
          <w:lang w:val="en-US" w:eastAsia="zh-CN"/>
        </w:rPr>
        <w:t>不许叫！不许叫！！</w:t>
      </w:r>
    </w:p>
    <w:p w14:paraId="4130F8F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冷玉点珠一般直击人心的声音冷淡响起：主子打你，你就该受着。雷霆雨露皆是上恩，连这都不懂吗？</w:t>
      </w:r>
    </w:p>
    <w:p w14:paraId="3EEF751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凤昭（冷笑）os：</w:t>
      </w:r>
      <w:r>
        <w:rPr>
          <w:rFonts w:hint="default"/>
          <w:color w:val="auto"/>
          <w:sz w:val="24"/>
          <w:lang w:val="en-US" w:eastAsia="zh-CN"/>
        </w:rPr>
        <w:t>这狗奴才，倒是很会装可怜。这种情况不知道出现多少次了吧。</w:t>
      </w:r>
    </w:p>
    <w:p w14:paraId="07E11151">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△池边二人闻言，皆是一怔。</w:t>
      </w:r>
    </w:p>
    <w:p w14:paraId="096CD36E">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△内侍先反应过来，哭的眼泪一把鼻涕一把，无比凄惨</w:t>
      </w:r>
    </w:p>
    <w:p w14:paraId="043063E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内侍</w:t>
      </w:r>
      <w:r>
        <w:rPr>
          <w:rFonts w:hint="default"/>
          <w:color w:val="auto"/>
          <w:sz w:val="24"/>
          <w:lang w:val="en-US" w:eastAsia="zh-CN"/>
        </w:rPr>
        <w:t>：</w:t>
      </w:r>
      <w:r>
        <w:rPr>
          <w:rFonts w:hint="eastAsia"/>
          <w:color w:val="auto"/>
          <w:sz w:val="24"/>
          <w:lang w:val="en-US" w:eastAsia="zh-CN"/>
        </w:rPr>
        <w:t>宸王</w:t>
      </w:r>
      <w:r>
        <w:rPr>
          <w:rFonts w:hint="default"/>
          <w:color w:val="auto"/>
          <w:sz w:val="24"/>
          <w:lang w:val="en-US" w:eastAsia="zh-CN"/>
        </w:rPr>
        <w:t>殿下，这是我家殿下老毛病了，无缘无故地就往死里折磨我等，奴贱命一条，不敢求六殿下宽恕，只求</w:t>
      </w:r>
      <w:r>
        <w:rPr>
          <w:rFonts w:hint="eastAsia"/>
          <w:color w:val="auto"/>
          <w:sz w:val="24"/>
          <w:lang w:val="en-US" w:eastAsia="zh-CN"/>
        </w:rPr>
        <w:t>宸王</w:t>
      </w:r>
      <w:r>
        <w:rPr>
          <w:rFonts w:hint="default"/>
          <w:color w:val="auto"/>
          <w:sz w:val="24"/>
          <w:lang w:val="en-US" w:eastAsia="zh-CN"/>
        </w:rPr>
        <w:t>殿下开恩，救救小的！</w:t>
      </w:r>
    </w:p>
    <w:p w14:paraId="6BF9580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面无表情，不为所动。</w:t>
      </w:r>
    </w:p>
    <w:p w14:paraId="0412FC9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仍是呆呆地愣在原地，在她开口的一瞬就定定地望着她。</w:t>
      </w:r>
    </w:p>
    <w:p w14:paraId="318F0DA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他</w:t>
      </w:r>
      <w:r>
        <w:rPr>
          <w:rFonts w:hint="eastAsia"/>
          <w:color w:val="auto"/>
          <w:sz w:val="24"/>
          <w:lang w:val="en-US" w:eastAsia="zh-CN"/>
        </w:rPr>
        <w:t>（</w:t>
      </w:r>
      <w:r>
        <w:rPr>
          <w:rFonts w:hint="default"/>
          <w:color w:val="auto"/>
          <w:sz w:val="24"/>
          <w:lang w:val="en-US" w:eastAsia="zh-CN"/>
        </w:rPr>
        <w:t>颤声道</w:t>
      </w:r>
      <w:r>
        <w:rPr>
          <w:rFonts w:hint="eastAsia"/>
          <w:color w:val="auto"/>
          <w:sz w:val="24"/>
          <w:lang w:val="en-US" w:eastAsia="zh-CN"/>
        </w:rPr>
        <w:t>）</w:t>
      </w:r>
      <w:r>
        <w:rPr>
          <w:rFonts w:hint="default"/>
          <w:color w:val="auto"/>
          <w:sz w:val="24"/>
          <w:lang w:val="en-US" w:eastAsia="zh-CN"/>
        </w:rPr>
        <w:t>：</w:t>
      </w:r>
      <w:r>
        <w:rPr>
          <w:rFonts w:hint="eastAsia"/>
          <w:color w:val="auto"/>
          <w:sz w:val="24"/>
          <w:szCs w:val="24"/>
          <w:lang w:val="en-US" w:eastAsia="zh-CN"/>
        </w:rPr>
        <w:t>灵晗</w:t>
      </w:r>
      <w:r>
        <w:rPr>
          <w:rFonts w:hint="default"/>
          <w:color w:val="auto"/>
          <w:sz w:val="24"/>
          <w:lang w:val="en-US" w:eastAsia="zh-CN"/>
        </w:rPr>
        <w:t>姐姐……</w:t>
      </w:r>
    </w:p>
    <w:p w14:paraId="675BBE83">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嗯？</w:t>
      </w:r>
    </w:p>
    <w:p w14:paraId="1B4328D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眼神哀切，语气却无比狠辣</w:t>
      </w:r>
      <w:r>
        <w:rPr>
          <w:rFonts w:hint="eastAsia"/>
          <w:color w:val="auto"/>
          <w:sz w:val="24"/>
          <w:lang w:val="en-US" w:eastAsia="zh-CN"/>
        </w:rPr>
        <w:t>）：</w:t>
      </w:r>
      <w:r>
        <w:rPr>
          <w:rFonts w:hint="default"/>
          <w:color w:val="auto"/>
          <w:sz w:val="24"/>
          <w:lang w:val="en-US" w:eastAsia="zh-CN"/>
        </w:rPr>
        <w:t>他该死</w:t>
      </w:r>
      <w:r>
        <w:rPr>
          <w:rFonts w:hint="eastAsia"/>
          <w:color w:val="auto"/>
          <w:sz w:val="24"/>
          <w:lang w:val="en-US" w:eastAsia="zh-CN"/>
        </w:rPr>
        <w:t>！</w:t>
      </w:r>
    </w:p>
    <w:p w14:paraId="2A167DC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点点头</w:t>
      </w:r>
      <w:r>
        <w:rPr>
          <w:rFonts w:hint="eastAsia"/>
          <w:color w:val="auto"/>
          <w:sz w:val="24"/>
          <w:lang w:val="en-US" w:eastAsia="zh-CN"/>
        </w:rPr>
        <w:t>：</w:t>
      </w:r>
      <w:r>
        <w:rPr>
          <w:rFonts w:hint="default"/>
          <w:color w:val="auto"/>
          <w:sz w:val="24"/>
          <w:lang w:val="en-US" w:eastAsia="zh-CN"/>
        </w:rPr>
        <w:t>为人奴者，让主子不快就是他的罪。被打也是活该。</w:t>
      </w:r>
    </w:p>
    <w:p w14:paraId="080BEBF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w:t>
      </w:r>
      <w:r>
        <w:rPr>
          <w:rFonts w:hint="eastAsia"/>
          <w:color w:val="auto"/>
          <w:sz w:val="24"/>
          <w:lang w:val="en-US" w:eastAsia="zh-CN"/>
        </w:rPr>
        <w:t>宸王殿下</w:t>
      </w:r>
      <w:r>
        <w:rPr>
          <w:rFonts w:hint="default"/>
          <w:color w:val="auto"/>
          <w:sz w:val="24"/>
          <w:lang w:val="en-US" w:eastAsia="zh-CN"/>
        </w:rPr>
        <w:t>？</w:t>
      </w:r>
    </w:p>
    <w:p w14:paraId="0D167DC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跌跌撞撞地从池中抽出身，湿漉漉地扑过来一把握住了</w:t>
      </w:r>
      <w:r>
        <w:rPr>
          <w:rFonts w:hint="eastAsia"/>
          <w:color w:val="auto"/>
          <w:sz w:val="24"/>
          <w:lang w:val="en-US" w:eastAsia="zh-CN"/>
        </w:rPr>
        <w:t>凤昭</w:t>
      </w:r>
      <w:r>
        <w:rPr>
          <w:rFonts w:hint="default"/>
          <w:color w:val="auto"/>
          <w:sz w:val="24"/>
          <w:lang w:val="en-US" w:eastAsia="zh-CN"/>
        </w:rPr>
        <w:t>的双手，像是抓住了救命稻草一样，眼睛里燃起了渗人的光亮</w:t>
      </w:r>
    </w:p>
    <w:p w14:paraId="188246D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阿烬（委屈）：</w:t>
      </w:r>
      <w:r>
        <w:rPr>
          <w:rFonts w:hint="eastAsia"/>
          <w:color w:val="auto"/>
          <w:sz w:val="24"/>
          <w:szCs w:val="24"/>
          <w:lang w:val="en-US" w:eastAsia="zh-CN"/>
        </w:rPr>
        <w:t>灵晗</w:t>
      </w:r>
      <w:r>
        <w:rPr>
          <w:rFonts w:hint="default"/>
          <w:color w:val="auto"/>
          <w:sz w:val="24"/>
          <w:lang w:val="en-US" w:eastAsia="zh-CN"/>
        </w:rPr>
        <w:t>姐姐，他欺负我！从没人信过……从没有。</w:t>
      </w:r>
    </w:p>
    <w:p w14:paraId="293F9A56">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【结尾卡点】凤昭：</w:t>
      </w:r>
      <w:r>
        <w:rPr>
          <w:rFonts w:hint="default"/>
          <w:color w:val="auto"/>
          <w:sz w:val="24"/>
          <w:lang w:val="en-US" w:eastAsia="zh-CN"/>
        </w:rPr>
        <w:t>嗯。</w:t>
      </w:r>
      <w:r>
        <w:rPr>
          <w:rFonts w:hint="eastAsia"/>
          <w:color w:val="auto"/>
          <w:sz w:val="24"/>
          <w:lang w:val="en-US" w:eastAsia="zh-CN"/>
        </w:rPr>
        <w:t>我信。</w:t>
      </w:r>
    </w:p>
    <w:p w14:paraId="44F942A5">
      <w:pPr>
        <w:adjustRightInd w:val="0"/>
        <w:snapToGrid w:val="0"/>
        <w:spacing w:beforeLines="0" w:afterLines="0" w:line="360" w:lineRule="auto"/>
        <w:rPr>
          <w:rFonts w:hint="eastAsia"/>
          <w:color w:val="auto"/>
          <w:sz w:val="24"/>
          <w:lang w:val="en-US" w:eastAsia="zh-CN"/>
        </w:rPr>
      </w:pPr>
    </w:p>
    <w:p w14:paraId="6CBAAEEA">
      <w:pPr>
        <w:adjustRightInd w:val="0"/>
        <w:snapToGrid w:val="0"/>
        <w:spacing w:beforeLines="0" w:afterLines="0" w:line="360" w:lineRule="auto"/>
        <w:rPr>
          <w:rFonts w:hint="eastAsia"/>
          <w:color w:val="auto"/>
          <w:sz w:val="24"/>
          <w:lang w:val="en-US" w:eastAsia="zh-CN"/>
        </w:rPr>
      </w:pPr>
    </w:p>
    <w:p w14:paraId="3DC0F0A7">
      <w:pPr>
        <w:adjustRightInd w:val="0"/>
        <w:snapToGrid w:val="0"/>
        <w:spacing w:beforeLines="0" w:afterLines="0" w:line="360" w:lineRule="auto"/>
        <w:rPr>
          <w:rFonts w:hint="eastAsia"/>
          <w:color w:val="auto"/>
          <w:sz w:val="24"/>
          <w:lang w:val="en-US" w:eastAsia="zh-CN"/>
        </w:rPr>
      </w:pPr>
      <w:r>
        <w:rPr>
          <w:rFonts w:hint="eastAsia"/>
          <w:b/>
          <w:bCs/>
          <w:color w:val="auto"/>
          <w:sz w:val="24"/>
          <w:lang w:val="en-US" w:eastAsia="zh-CN"/>
        </w:rPr>
        <w:t>第十五集</w:t>
      </w:r>
      <w:r>
        <w:rPr>
          <w:rFonts w:hint="eastAsia"/>
          <w:color w:val="auto"/>
          <w:sz w:val="24"/>
          <w:lang w:val="en-US" w:eastAsia="zh-CN"/>
        </w:rPr>
        <w:t xml:space="preserve"> 宸王护短，阿烬求婚</w:t>
      </w:r>
    </w:p>
    <w:p w14:paraId="19A2ABF1">
      <w:pPr>
        <w:adjustRightInd w:val="0"/>
        <w:snapToGrid w:val="0"/>
        <w:spacing w:beforeLines="0" w:afterLines="0" w:line="360" w:lineRule="auto"/>
        <w:rPr>
          <w:rFonts w:hint="default"/>
          <w:color w:val="auto"/>
          <w:sz w:val="24"/>
          <w:u w:val="single"/>
          <w:lang w:val="en-US" w:eastAsia="zh-CN"/>
        </w:rPr>
      </w:pPr>
      <w:r>
        <w:rPr>
          <w:rFonts w:hint="eastAsia"/>
          <w:color w:val="auto"/>
          <w:sz w:val="24"/>
          <w:u w:val="single"/>
          <w:lang w:val="en-US" w:eastAsia="zh-CN"/>
        </w:rPr>
        <w:t>15-1 夜 外 露天凉亭</w:t>
      </w:r>
    </w:p>
    <w:p w14:paraId="1F2E176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凤昭神色怜惜，语气清冷：阿烬</w:t>
      </w:r>
      <w:r>
        <w:rPr>
          <w:rFonts w:hint="default"/>
          <w:color w:val="auto"/>
          <w:sz w:val="24"/>
          <w:lang w:val="en-US" w:eastAsia="zh-CN"/>
        </w:rPr>
        <w:t>，你受委屈了。你做的对，与其忍气吞声为难自己，不如稳定发疯为难别人。</w:t>
      </w:r>
    </w:p>
    <w:p w14:paraId="17AF34B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△鼻青脸肿的内侍</w:t>
      </w:r>
      <w:r>
        <w:rPr>
          <w:rFonts w:hint="eastAsia"/>
          <w:color w:val="auto"/>
          <w:sz w:val="24"/>
          <w:lang w:val="en-US" w:eastAsia="zh-CN"/>
        </w:rPr>
        <w:t>缓缓露出不可置信的表情。</w:t>
      </w:r>
    </w:p>
    <w:p w14:paraId="2E87CB6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他悲愤地喊：</w:t>
      </w:r>
      <w:r>
        <w:rPr>
          <w:rFonts w:hint="eastAsia"/>
          <w:color w:val="auto"/>
          <w:sz w:val="24"/>
          <w:lang w:val="en-US" w:eastAsia="zh-CN"/>
        </w:rPr>
        <w:t>宸王</w:t>
      </w:r>
      <w:r>
        <w:rPr>
          <w:rFonts w:hint="default"/>
          <w:color w:val="auto"/>
          <w:sz w:val="24"/>
          <w:lang w:val="en-US" w:eastAsia="zh-CN"/>
        </w:rPr>
        <w:t>殿下！</w:t>
      </w:r>
    </w:p>
    <w:p w14:paraId="49E9226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静静地看着</w:t>
      </w:r>
      <w:r>
        <w:rPr>
          <w:rFonts w:hint="eastAsia"/>
          <w:color w:val="auto"/>
          <w:sz w:val="24"/>
          <w:lang w:val="en-US" w:eastAsia="zh-CN"/>
        </w:rPr>
        <w:t>夜烬寒</w:t>
      </w:r>
      <w:r>
        <w:rPr>
          <w:rFonts w:hint="default"/>
          <w:color w:val="auto"/>
          <w:sz w:val="24"/>
          <w:lang w:val="en-US" w:eastAsia="zh-CN"/>
        </w:rPr>
        <w:t>，</w:t>
      </w:r>
      <w:r>
        <w:rPr>
          <w:rFonts w:hint="eastAsia"/>
          <w:color w:val="auto"/>
          <w:sz w:val="24"/>
          <w:lang w:val="en-US" w:eastAsia="zh-CN"/>
        </w:rPr>
        <w:t>缓缓伸出手摸向夜烬寒的发丝</w:t>
      </w:r>
      <w:r>
        <w:rPr>
          <w:rFonts w:hint="default"/>
          <w:color w:val="auto"/>
          <w:sz w:val="24"/>
          <w:lang w:val="en-US" w:eastAsia="zh-CN"/>
        </w:rPr>
        <w:t>。</w:t>
      </w:r>
    </w:p>
    <w:p w14:paraId="17254A6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抓着少女凉丝丝的手指，</w:t>
      </w:r>
      <w:r>
        <w:rPr>
          <w:rFonts w:hint="eastAsia"/>
          <w:color w:val="auto"/>
          <w:sz w:val="24"/>
          <w:lang w:val="en-US" w:eastAsia="zh-CN"/>
        </w:rPr>
        <w:t>轻吻手指后疯批一笑抬眼看着凤昭</w:t>
      </w:r>
    </w:p>
    <w:p w14:paraId="3E5CC2F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凤昭好色os：</w:t>
      </w:r>
      <w:r>
        <w:rPr>
          <w:rFonts w:hint="default"/>
          <w:color w:val="auto"/>
          <w:sz w:val="24"/>
          <w:lang w:val="en-US" w:eastAsia="zh-CN"/>
        </w:rPr>
        <w:t>焯！艳涩逼人！闪瞎人眼！</w:t>
      </w:r>
    </w:p>
    <w:p w14:paraId="1C174D9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这内官不是说陛下传召你吗？还不赶紧去。</w:t>
      </w:r>
    </w:p>
    <w:p w14:paraId="451A258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脸色一沉，不以为意道：他在说谎。每次都是。</w:t>
      </w:r>
      <w:r>
        <w:rPr>
          <w:rFonts w:hint="eastAsia"/>
          <w:color w:val="auto"/>
          <w:sz w:val="24"/>
          <w:lang w:val="en-US" w:eastAsia="zh-CN"/>
        </w:rPr>
        <w:t>不过是仗着我不受宠，又有敌国血脉，无人在意罢了</w:t>
      </w:r>
    </w:p>
    <w:p w14:paraId="2712104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呦，胆子还真大。</w:t>
      </w:r>
    </w:p>
    <w:p w14:paraId="324AC522">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挑了挑眉，终于正眼打量了眼神躲闪的内侍一番</w:t>
      </w:r>
    </w:p>
    <w:p w14:paraId="55AB66D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冷声道</w:t>
      </w:r>
      <w:r>
        <w:rPr>
          <w:rFonts w:hint="eastAsia"/>
          <w:color w:val="auto"/>
          <w:sz w:val="24"/>
          <w:lang w:val="en-US" w:eastAsia="zh-CN"/>
        </w:rPr>
        <w:t>）</w:t>
      </w:r>
      <w:r>
        <w:rPr>
          <w:rFonts w:hint="default"/>
          <w:color w:val="auto"/>
          <w:sz w:val="24"/>
          <w:lang w:val="en-US" w:eastAsia="zh-CN"/>
        </w:rPr>
        <w:t>：内官好大的官威啊，假传圣旨于你而言竟是家常便饭了？本王倒要去陛下跟前好好求证一番。</w:t>
      </w:r>
    </w:p>
    <w:p w14:paraId="14B4E4D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神色一冷，极具压迫感。</w:t>
      </w:r>
    </w:p>
    <w:p w14:paraId="24690414">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内侍被那双眼睛盯着，只觉得脊背都直不起来了，惊惧着微微颤抖</w:t>
      </w:r>
    </w:p>
    <w:p w14:paraId="4C1849C6">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内侍</w:t>
      </w:r>
      <w:r>
        <w:rPr>
          <w:rFonts w:hint="default"/>
          <w:color w:val="auto"/>
          <w:sz w:val="24"/>
          <w:lang w:val="en-US" w:eastAsia="zh-CN"/>
        </w:rPr>
        <w:t>：殿、殿下……</w:t>
      </w:r>
    </w:p>
    <w:p w14:paraId="06BC5B2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凤昭（冷眼）：</w:t>
      </w:r>
      <w:r>
        <w:rPr>
          <w:rFonts w:hint="default"/>
          <w:color w:val="auto"/>
          <w:sz w:val="24"/>
          <w:lang w:val="en-US" w:eastAsia="zh-CN"/>
        </w:rPr>
        <w:t>诓骗主子，以下犯上，该当何罪？</w:t>
      </w:r>
    </w:p>
    <w:p w14:paraId="747FB71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声幽如鬼</w:t>
      </w:r>
      <w:r>
        <w:rPr>
          <w:rFonts w:hint="eastAsia"/>
          <w:color w:val="auto"/>
          <w:sz w:val="24"/>
          <w:lang w:val="en-US" w:eastAsia="zh-CN"/>
        </w:rPr>
        <w:t>）</w:t>
      </w:r>
      <w:r>
        <w:rPr>
          <w:rFonts w:hint="default"/>
          <w:color w:val="auto"/>
          <w:sz w:val="24"/>
          <w:lang w:val="en-US" w:eastAsia="zh-CN"/>
        </w:rPr>
        <w:t>：绞杀。</w:t>
      </w:r>
    </w:p>
    <w:p w14:paraId="58EDAA5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△内侍惊如鹌鹑，悄悄恨了</w:t>
      </w:r>
      <w:r>
        <w:rPr>
          <w:rFonts w:hint="eastAsia"/>
          <w:color w:val="auto"/>
          <w:sz w:val="24"/>
          <w:lang w:val="en-US" w:eastAsia="zh-CN"/>
        </w:rPr>
        <w:t>夜烬寒</w:t>
      </w:r>
      <w:r>
        <w:rPr>
          <w:rFonts w:hint="default"/>
          <w:color w:val="auto"/>
          <w:sz w:val="24"/>
          <w:lang w:val="en-US" w:eastAsia="zh-CN"/>
        </w:rPr>
        <w:t>一眼。</w:t>
      </w:r>
      <w:r>
        <w:rPr>
          <w:rFonts w:hint="eastAsia"/>
          <w:color w:val="auto"/>
          <w:sz w:val="24"/>
          <w:lang w:val="en-US" w:eastAsia="zh-CN"/>
        </w:rPr>
        <w:t>凤昭注意到后眸色一冷。</w:t>
      </w:r>
    </w:p>
    <w:p w14:paraId="003E8B2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忽然喊了一声</w:t>
      </w:r>
      <w:r>
        <w:rPr>
          <w:rFonts w:hint="eastAsia"/>
          <w:color w:val="auto"/>
          <w:sz w:val="24"/>
          <w:lang w:val="en-US" w:eastAsia="zh-CN"/>
        </w:rPr>
        <w:t>：月弦！</w:t>
      </w:r>
    </w:p>
    <w:p w14:paraId="027DCA6E">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△话音刚落，有个身影轻如鬼魅地忽然出现在</w:t>
      </w:r>
      <w:r>
        <w:rPr>
          <w:rFonts w:hint="eastAsia"/>
          <w:color w:val="auto"/>
          <w:sz w:val="24"/>
          <w:lang w:val="en-US" w:eastAsia="zh-CN"/>
        </w:rPr>
        <w:t>凤昭</w:t>
      </w:r>
      <w:r>
        <w:rPr>
          <w:rFonts w:hint="default"/>
          <w:color w:val="auto"/>
          <w:sz w:val="24"/>
          <w:lang w:val="en-US" w:eastAsia="zh-CN"/>
        </w:rPr>
        <w:t>身后，就像凭空闪现一般，把</w:t>
      </w:r>
      <w:r>
        <w:rPr>
          <w:rFonts w:hint="eastAsia"/>
          <w:color w:val="auto"/>
          <w:sz w:val="24"/>
          <w:lang w:val="en-US" w:eastAsia="zh-CN"/>
        </w:rPr>
        <w:t>夜烬寒</w:t>
      </w:r>
      <w:r>
        <w:rPr>
          <w:rFonts w:hint="default"/>
          <w:color w:val="auto"/>
          <w:sz w:val="24"/>
          <w:lang w:val="en-US" w:eastAsia="zh-CN"/>
        </w:rPr>
        <w:t>和那内侍都吓了一跳。</w:t>
      </w:r>
    </w:p>
    <w:p w14:paraId="668D2D2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想了想，吩咐道：本王是外人，不便处置宫廷内官，带着这狗东西去找姚总管，就说他在皇子亲王面前，言行无状，以下犯上，搬弄是非。让他</w:t>
      </w:r>
      <w:r>
        <w:rPr>
          <w:rFonts w:hint="eastAsia"/>
          <w:color w:val="auto"/>
          <w:sz w:val="24"/>
          <w:lang w:val="en-US" w:eastAsia="zh-CN"/>
        </w:rPr>
        <w:t>，</w:t>
      </w:r>
      <w:r>
        <w:rPr>
          <w:rFonts w:hint="default"/>
          <w:color w:val="auto"/>
          <w:sz w:val="24"/>
          <w:lang w:val="en-US" w:eastAsia="zh-CN"/>
        </w:rPr>
        <w:t>看</w:t>
      </w:r>
      <w:r>
        <w:rPr>
          <w:rFonts w:hint="eastAsia"/>
          <w:color w:val="auto"/>
          <w:sz w:val="24"/>
          <w:lang w:val="en-US" w:eastAsia="zh-CN"/>
        </w:rPr>
        <w:t xml:space="preserve"> </w:t>
      </w:r>
      <w:r>
        <w:rPr>
          <w:rFonts w:hint="default"/>
          <w:color w:val="auto"/>
          <w:sz w:val="24"/>
          <w:lang w:val="en-US" w:eastAsia="zh-CN"/>
        </w:rPr>
        <w:t>着</w:t>
      </w:r>
      <w:r>
        <w:rPr>
          <w:rFonts w:hint="eastAsia"/>
          <w:color w:val="auto"/>
          <w:sz w:val="24"/>
          <w:lang w:val="en-US" w:eastAsia="zh-CN"/>
        </w:rPr>
        <w:t xml:space="preserve"> </w:t>
      </w:r>
      <w:r>
        <w:rPr>
          <w:rFonts w:hint="default"/>
          <w:color w:val="auto"/>
          <w:sz w:val="24"/>
          <w:lang w:val="en-US" w:eastAsia="zh-CN"/>
        </w:rPr>
        <w:t>办。</w:t>
      </w:r>
    </w:p>
    <w:p w14:paraId="698EC114">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△内侍的脸刷得惨白。</w:t>
      </w:r>
    </w:p>
    <w:p w14:paraId="19ECC32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内侍</w:t>
      </w:r>
      <w:r>
        <w:rPr>
          <w:rFonts w:hint="default"/>
          <w:color w:val="auto"/>
          <w:sz w:val="24"/>
          <w:lang w:val="en-US" w:eastAsia="zh-CN"/>
        </w:rPr>
        <w:t>这回真心实意地嘶喊求饶：</w:t>
      </w:r>
      <w:r>
        <w:rPr>
          <w:rFonts w:hint="eastAsia"/>
          <w:color w:val="auto"/>
          <w:sz w:val="24"/>
          <w:lang w:val="en-US" w:eastAsia="zh-CN"/>
        </w:rPr>
        <w:t>宸王</w:t>
      </w:r>
      <w:r>
        <w:rPr>
          <w:rFonts w:hint="default"/>
          <w:color w:val="auto"/>
          <w:sz w:val="24"/>
          <w:lang w:val="en-US" w:eastAsia="zh-CN"/>
        </w:rPr>
        <w:t>殿下饶命啊！！奴错了，殿下饶了奴罢！！奴再也不敢了！</w:t>
      </w:r>
    </w:p>
    <w:p w14:paraId="103665D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冷冷地看着他，摇头叹气</w:t>
      </w:r>
      <w:r>
        <w:rPr>
          <w:rFonts w:hint="eastAsia"/>
          <w:color w:val="auto"/>
          <w:sz w:val="24"/>
          <w:lang w:val="en-US" w:eastAsia="zh-CN"/>
        </w:rPr>
        <w:t>：</w:t>
      </w:r>
      <w:r>
        <w:rPr>
          <w:rFonts w:hint="default"/>
          <w:color w:val="auto"/>
          <w:sz w:val="24"/>
          <w:lang w:val="en-US" w:eastAsia="zh-CN"/>
        </w:rPr>
        <w:t>事到如今，你还是没明白该向谁求饶。</w:t>
      </w:r>
    </w:p>
    <w:p w14:paraId="3EEA77B1">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△内侍浑身一震，后知后觉又心胆俱裂地望向</w:t>
      </w:r>
      <w:r>
        <w:rPr>
          <w:rFonts w:hint="eastAsia"/>
          <w:color w:val="auto"/>
          <w:sz w:val="24"/>
          <w:lang w:val="en-US" w:eastAsia="zh-CN"/>
        </w:rPr>
        <w:t>夜烬寒</w:t>
      </w:r>
      <w:r>
        <w:rPr>
          <w:rFonts w:hint="default"/>
          <w:color w:val="auto"/>
          <w:sz w:val="24"/>
          <w:lang w:val="en-US" w:eastAsia="zh-CN"/>
        </w:rPr>
        <w:t>，还没来得及开口，就被</w:t>
      </w:r>
      <w:r>
        <w:rPr>
          <w:rFonts w:hint="eastAsia"/>
          <w:color w:val="auto"/>
          <w:sz w:val="24"/>
          <w:lang w:val="en-US" w:eastAsia="zh-CN"/>
        </w:rPr>
        <w:t>月弦</w:t>
      </w:r>
      <w:r>
        <w:rPr>
          <w:rFonts w:hint="default"/>
          <w:color w:val="auto"/>
          <w:sz w:val="24"/>
          <w:lang w:val="en-US" w:eastAsia="zh-CN"/>
        </w:rPr>
        <w:t>眼疾手快点了哑穴，再也说不出话。</w:t>
      </w:r>
    </w:p>
    <w:p w14:paraId="37E97E7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移开视线，哼了声</w:t>
      </w:r>
      <w:r>
        <w:rPr>
          <w:rFonts w:hint="eastAsia"/>
          <w:color w:val="auto"/>
          <w:sz w:val="24"/>
          <w:lang w:val="en-US" w:eastAsia="zh-CN"/>
        </w:rPr>
        <w:t>：</w:t>
      </w:r>
      <w:r>
        <w:rPr>
          <w:rFonts w:hint="default"/>
          <w:color w:val="auto"/>
          <w:sz w:val="24"/>
          <w:lang w:val="en-US" w:eastAsia="zh-CN"/>
        </w:rPr>
        <w:t>聒噪。</w:t>
      </w:r>
    </w:p>
    <w:p w14:paraId="3C56EA0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月弦</w:t>
      </w:r>
      <w:r>
        <w:rPr>
          <w:rFonts w:hint="default"/>
          <w:color w:val="auto"/>
          <w:sz w:val="24"/>
          <w:lang w:val="en-US" w:eastAsia="zh-CN"/>
        </w:rPr>
        <w:t>一把将这家伙抗了起来，三两下跳跃就消失在两人的视线里。</w:t>
      </w:r>
    </w:p>
    <w:p w14:paraId="0CEA37B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四周静了几秒。</w:t>
      </w:r>
    </w:p>
    <w:p w14:paraId="10A7B07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△等</w:t>
      </w:r>
      <w:r>
        <w:rPr>
          <w:rFonts w:hint="eastAsia"/>
          <w:color w:val="auto"/>
          <w:sz w:val="24"/>
          <w:lang w:val="en-US" w:eastAsia="zh-CN"/>
        </w:rPr>
        <w:t>凤昭</w:t>
      </w:r>
      <w:r>
        <w:rPr>
          <w:rFonts w:hint="default"/>
          <w:color w:val="auto"/>
          <w:sz w:val="24"/>
          <w:lang w:val="en-US" w:eastAsia="zh-CN"/>
        </w:rPr>
        <w:t>再看向</w:t>
      </w:r>
      <w:r>
        <w:rPr>
          <w:rFonts w:hint="eastAsia"/>
          <w:color w:val="auto"/>
          <w:sz w:val="24"/>
          <w:lang w:val="en-US" w:eastAsia="zh-CN"/>
        </w:rPr>
        <w:t>夜烬寒</w:t>
      </w:r>
      <w:r>
        <w:rPr>
          <w:rFonts w:hint="default"/>
          <w:color w:val="auto"/>
          <w:sz w:val="24"/>
          <w:lang w:val="en-US" w:eastAsia="zh-CN"/>
        </w:rPr>
        <w:t>时，却被对方火热又怪异的视线惊得后背发毛。她忍不住退了一步。</w:t>
      </w:r>
    </w:p>
    <w:p w14:paraId="6AF4C3D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【结尾卡点】夜烬寒</w:t>
      </w:r>
      <w:r>
        <w:rPr>
          <w:rFonts w:hint="default"/>
          <w:color w:val="auto"/>
          <w:sz w:val="24"/>
          <w:lang w:val="en-US" w:eastAsia="zh-CN"/>
        </w:rPr>
        <w:t>却更为急切地一个箭步冲上来搂住她，</w:t>
      </w:r>
      <w:r>
        <w:rPr>
          <w:rFonts w:hint="eastAsia"/>
          <w:color w:val="auto"/>
          <w:sz w:val="24"/>
          <w:lang w:val="en-US" w:eastAsia="zh-CN"/>
        </w:rPr>
        <w:t>眼神侵略如蛇蝎</w:t>
      </w:r>
      <w:r>
        <w:rPr>
          <w:rFonts w:hint="default"/>
          <w:color w:val="auto"/>
          <w:sz w:val="24"/>
          <w:lang w:val="en-US" w:eastAsia="zh-CN"/>
        </w:rPr>
        <w:t>：</w:t>
      </w:r>
      <w:r>
        <w:rPr>
          <w:rFonts w:hint="eastAsia"/>
          <w:color w:val="auto"/>
          <w:sz w:val="24"/>
          <w:szCs w:val="24"/>
          <w:lang w:val="en-US" w:eastAsia="zh-CN"/>
        </w:rPr>
        <w:t>灵晗</w:t>
      </w:r>
      <w:r>
        <w:rPr>
          <w:rFonts w:hint="default"/>
          <w:color w:val="auto"/>
          <w:sz w:val="24"/>
          <w:lang w:val="en-US" w:eastAsia="zh-CN"/>
        </w:rPr>
        <w:t>姐姐……姐姐喜欢</w:t>
      </w:r>
      <w:r>
        <w:rPr>
          <w:rFonts w:hint="eastAsia"/>
          <w:color w:val="auto"/>
          <w:sz w:val="24"/>
          <w:lang w:val="en-US" w:eastAsia="zh-CN"/>
        </w:rPr>
        <w:t>阿烬</w:t>
      </w:r>
      <w:r>
        <w:rPr>
          <w:rFonts w:hint="default"/>
          <w:color w:val="auto"/>
          <w:sz w:val="24"/>
          <w:lang w:val="en-US" w:eastAsia="zh-CN"/>
        </w:rPr>
        <w:t>吗？</w:t>
      </w:r>
      <w:r>
        <w:rPr>
          <w:rFonts w:hint="eastAsia"/>
          <w:color w:val="auto"/>
          <w:sz w:val="24"/>
          <w:lang w:val="en-US" w:eastAsia="zh-CN"/>
        </w:rPr>
        <w:t>我把我自己送给姐姐可好</w:t>
      </w:r>
      <w:r>
        <w:rPr>
          <w:rFonts w:hint="default"/>
          <w:color w:val="auto"/>
          <w:sz w:val="24"/>
          <w:lang w:val="en-US" w:eastAsia="zh-CN"/>
        </w:rPr>
        <w:t>！</w:t>
      </w:r>
    </w:p>
    <w:p w14:paraId="344870F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w:t>
      </w:r>
    </w:p>
    <w:p w14:paraId="48BEBE7D">
      <w:pPr>
        <w:adjustRightInd w:val="0"/>
        <w:snapToGrid w:val="0"/>
        <w:spacing w:beforeLines="0" w:afterLines="0" w:line="360" w:lineRule="auto"/>
        <w:rPr>
          <w:rFonts w:hint="default"/>
          <w:color w:val="auto"/>
          <w:sz w:val="24"/>
          <w:lang w:val="en-US" w:eastAsia="zh-CN"/>
        </w:rPr>
      </w:pPr>
    </w:p>
    <w:p w14:paraId="19176034">
      <w:pPr>
        <w:adjustRightInd w:val="0"/>
        <w:snapToGrid w:val="0"/>
        <w:spacing w:beforeLines="0" w:afterLines="0" w:line="360" w:lineRule="auto"/>
        <w:rPr>
          <w:rFonts w:hint="default"/>
          <w:color w:val="auto"/>
          <w:sz w:val="24"/>
          <w:lang w:val="en-US" w:eastAsia="zh-CN"/>
        </w:rPr>
      </w:pPr>
    </w:p>
    <w:p w14:paraId="3D7C6EB2">
      <w:pPr>
        <w:adjustRightInd w:val="0"/>
        <w:snapToGrid w:val="0"/>
        <w:spacing w:beforeLines="0" w:afterLines="0" w:line="360" w:lineRule="auto"/>
        <w:rPr>
          <w:rFonts w:hint="eastAsia"/>
          <w:color w:val="auto"/>
          <w:sz w:val="24"/>
          <w:lang w:val="en-US" w:eastAsia="zh-CN"/>
        </w:rPr>
      </w:pPr>
      <w:r>
        <w:rPr>
          <w:rFonts w:hint="eastAsia"/>
          <w:b/>
          <w:bCs/>
          <w:color w:val="auto"/>
          <w:sz w:val="24"/>
          <w:lang w:val="en-US" w:eastAsia="zh-CN"/>
        </w:rPr>
        <w:t xml:space="preserve">第十六集 </w:t>
      </w:r>
      <w:r>
        <w:rPr>
          <w:rFonts w:hint="eastAsia"/>
          <w:color w:val="auto"/>
          <w:sz w:val="24"/>
          <w:lang w:val="en-US" w:eastAsia="zh-CN"/>
        </w:rPr>
        <w:t>强势拉钩，皇子动心</w:t>
      </w:r>
    </w:p>
    <w:p w14:paraId="2512B0A2">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16-1 夜 外 露天凉亭</w:t>
      </w:r>
    </w:p>
    <w:p w14:paraId="14370EF1">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△月光洒在亭台，荷风轻拂，夜色暧昧。</w:t>
      </w:r>
    </w:p>
    <w:p w14:paraId="480F219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耳尖微</w:t>
      </w:r>
      <w:r>
        <w:rPr>
          <w:rFonts w:hint="eastAsia"/>
          <w:color w:val="auto"/>
          <w:sz w:val="24"/>
          <w:lang w:val="en-US" w:eastAsia="zh-CN"/>
        </w:rPr>
        <w:t>红）</w:t>
      </w:r>
      <w:r>
        <w:rPr>
          <w:rFonts w:hint="default"/>
          <w:color w:val="auto"/>
          <w:sz w:val="24"/>
          <w:lang w:val="en-US" w:eastAsia="zh-CN"/>
        </w:rPr>
        <w:t>OS：美色暴击！差点直接沦陷！理智</w:t>
      </w:r>
      <w:r>
        <w:rPr>
          <w:rFonts w:hint="eastAsia"/>
          <w:color w:val="auto"/>
          <w:sz w:val="24"/>
          <w:lang w:val="en-US" w:eastAsia="zh-CN"/>
        </w:rPr>
        <w:t>理智</w:t>
      </w:r>
    </w:p>
    <w:p w14:paraId="0774A50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△伸手轻轻推开他那张艳绝的脸，语气无情但稳</w:t>
      </w:r>
    </w:p>
    <w:p w14:paraId="2EE2BCB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六殿下，自重。</w:t>
      </w:r>
    </w:p>
    <w:p w14:paraId="2A3AC8B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美眸瞬间泛红，一把抓她的手按在自己心口</w:t>
      </w:r>
    </w:p>
    <w:p w14:paraId="3886A03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我不是</w:t>
      </w:r>
      <w:r>
        <w:rPr>
          <w:rFonts w:hint="eastAsia"/>
          <w:color w:val="auto"/>
          <w:sz w:val="24"/>
          <w:lang w:val="en-US" w:eastAsia="zh-CN"/>
        </w:rPr>
        <w:t>六殿下</w:t>
      </w:r>
      <w:r>
        <w:rPr>
          <w:rFonts w:hint="default"/>
          <w:color w:val="auto"/>
          <w:sz w:val="24"/>
          <w:lang w:val="en-US" w:eastAsia="zh-CN"/>
        </w:rPr>
        <w:t>！我是</w:t>
      </w:r>
      <w:r>
        <w:rPr>
          <w:rFonts w:hint="eastAsia"/>
          <w:color w:val="auto"/>
          <w:sz w:val="24"/>
          <w:lang w:val="en-US" w:eastAsia="zh-CN"/>
        </w:rPr>
        <w:t>阿烬</w:t>
      </w:r>
      <w:r>
        <w:rPr>
          <w:rFonts w:hint="default"/>
          <w:color w:val="auto"/>
          <w:sz w:val="24"/>
          <w:lang w:val="en-US" w:eastAsia="zh-CN"/>
        </w:rPr>
        <w:t>！你听——它只为你跳！</w:t>
      </w:r>
    </w:p>
    <w:p w14:paraId="69138D8F">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掌心一震，悚然后撤，皱眉</w:t>
      </w:r>
      <w:r>
        <w:rPr>
          <w:rFonts w:hint="eastAsia"/>
          <w:color w:val="auto"/>
          <w:sz w:val="24"/>
          <w:lang w:val="en-US" w:eastAsia="zh-CN"/>
        </w:rPr>
        <w:t>，</w:t>
      </w:r>
      <w:r>
        <w:rPr>
          <w:rFonts w:hint="default"/>
          <w:color w:val="auto"/>
          <w:sz w:val="24"/>
          <w:lang w:val="en-US" w:eastAsia="zh-CN"/>
        </w:rPr>
        <w:t>按住他肩，强迫他对视</w:t>
      </w:r>
      <w:r>
        <w:rPr>
          <w:rFonts w:hint="eastAsia"/>
          <w:color w:val="auto"/>
          <w:sz w:val="24"/>
          <w:lang w:val="en-US" w:eastAsia="zh-CN"/>
        </w:rPr>
        <w:t>。</w:t>
      </w:r>
    </w:p>
    <w:p w14:paraId="4EE4D68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凤昭：阿烬</w:t>
      </w:r>
      <w:r>
        <w:rPr>
          <w:rFonts w:hint="default"/>
          <w:color w:val="auto"/>
          <w:sz w:val="24"/>
          <w:lang w:val="en-US" w:eastAsia="zh-CN"/>
        </w:rPr>
        <w:t>，醒醒</w:t>
      </w:r>
      <w:r>
        <w:rPr>
          <w:rFonts w:hint="eastAsia"/>
          <w:color w:val="auto"/>
          <w:sz w:val="24"/>
          <w:lang w:val="en-US" w:eastAsia="zh-CN"/>
        </w:rPr>
        <w:t>。</w:t>
      </w:r>
      <w:r>
        <w:rPr>
          <w:rFonts w:hint="default"/>
          <w:color w:val="auto"/>
          <w:sz w:val="24"/>
          <w:lang w:val="en-US" w:eastAsia="zh-CN"/>
        </w:rPr>
        <w:t>你</w:t>
      </w:r>
      <w:r>
        <w:rPr>
          <w:rFonts w:hint="eastAsia"/>
          <w:color w:val="auto"/>
          <w:sz w:val="24"/>
          <w:lang w:val="en-US" w:eastAsia="zh-CN"/>
        </w:rPr>
        <w:t>并</w:t>
      </w:r>
      <w:r>
        <w:rPr>
          <w:rFonts w:hint="default"/>
          <w:color w:val="auto"/>
          <w:sz w:val="24"/>
          <w:lang w:val="en-US" w:eastAsia="zh-CN"/>
        </w:rPr>
        <w:t>不爱我，不</w:t>
      </w:r>
      <w:r>
        <w:rPr>
          <w:rFonts w:hint="eastAsia"/>
          <w:color w:val="auto"/>
          <w:sz w:val="24"/>
          <w:lang w:val="en-US" w:eastAsia="zh-CN"/>
        </w:rPr>
        <w:t>是真的</w:t>
      </w:r>
      <w:r>
        <w:rPr>
          <w:rFonts w:hint="default"/>
          <w:color w:val="auto"/>
          <w:sz w:val="24"/>
          <w:lang w:val="en-US" w:eastAsia="zh-CN"/>
        </w:rPr>
        <w:t>想</w:t>
      </w:r>
      <w:r>
        <w:rPr>
          <w:rFonts w:hint="eastAsia"/>
          <w:color w:val="auto"/>
          <w:sz w:val="24"/>
          <w:lang w:val="en-US" w:eastAsia="zh-CN"/>
        </w:rPr>
        <w:t>和我在一起</w:t>
      </w:r>
      <w:r>
        <w:rPr>
          <w:rFonts w:hint="default"/>
          <w:color w:val="auto"/>
          <w:sz w:val="24"/>
          <w:lang w:val="en-US" w:eastAsia="zh-CN"/>
        </w:rPr>
        <w:t>。</w:t>
      </w:r>
    </w:p>
    <w:p w14:paraId="1E526994">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急切地张嘴想反驳什么，</w:t>
      </w:r>
      <w:r>
        <w:rPr>
          <w:rFonts w:hint="eastAsia"/>
          <w:color w:val="auto"/>
          <w:sz w:val="24"/>
          <w:lang w:val="en-US" w:eastAsia="zh-CN"/>
        </w:rPr>
        <w:t>凤昭</w:t>
      </w:r>
      <w:r>
        <w:rPr>
          <w:rFonts w:hint="default"/>
          <w:color w:val="auto"/>
          <w:sz w:val="24"/>
          <w:lang w:val="en-US" w:eastAsia="zh-CN"/>
        </w:rPr>
        <w:t>神色严肃地摇头打断他</w:t>
      </w:r>
    </w:p>
    <w:p w14:paraId="41B338E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继续说：别骗我，也别骗你自己。小时候接近我，是为了吃食、衣物、药。现在黏着我，是因为我是唯一能带你出坑的跳板。我说得对吗？</w:t>
      </w:r>
    </w:p>
    <w:p w14:paraId="2B889D9B">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踉跄后退，眼眶通红</w:t>
      </w:r>
      <w:r>
        <w:rPr>
          <w:rFonts w:hint="eastAsia"/>
          <w:color w:val="auto"/>
          <w:sz w:val="24"/>
          <w:lang w:val="en-US" w:eastAsia="zh-CN"/>
        </w:rPr>
        <w:t>。</w:t>
      </w:r>
    </w:p>
    <w:p w14:paraId="20A54DF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声音发颤</w:t>
      </w:r>
      <w:r>
        <w:rPr>
          <w:rFonts w:hint="eastAsia"/>
          <w:color w:val="auto"/>
          <w:sz w:val="24"/>
          <w:lang w:val="en-US" w:eastAsia="zh-CN"/>
        </w:rPr>
        <w:t>：</w:t>
      </w:r>
      <w:r>
        <w:rPr>
          <w:rFonts w:hint="default"/>
          <w:color w:val="auto"/>
          <w:sz w:val="24"/>
          <w:lang w:val="en-US" w:eastAsia="zh-CN"/>
        </w:rPr>
        <w:t>不是的……我是真心的……</w:t>
      </w:r>
    </w:p>
    <w:p w14:paraId="1A267D8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淡淡挑眉</w:t>
      </w:r>
      <w:r>
        <w:rPr>
          <w:rFonts w:hint="eastAsia"/>
          <w:color w:val="auto"/>
          <w:sz w:val="24"/>
          <w:lang w:val="en-US" w:eastAsia="zh-CN"/>
        </w:rPr>
        <w:t>：</w:t>
      </w:r>
      <w:r>
        <w:rPr>
          <w:rFonts w:hint="default"/>
          <w:color w:val="auto"/>
          <w:sz w:val="24"/>
          <w:lang w:val="en-US" w:eastAsia="zh-CN"/>
        </w:rPr>
        <w:t>真心？这三年，你怎么一次都没来找过我？（凑近，低声）因为以前的我，是个快死的病秧子，不值得你赌。</w:t>
      </w:r>
    </w:p>
    <w:p w14:paraId="7CF2157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如遭重击，整个人晃了晃，脆弱</w:t>
      </w:r>
      <w:r>
        <w:rPr>
          <w:rFonts w:hint="eastAsia"/>
          <w:color w:val="auto"/>
          <w:sz w:val="24"/>
          <w:lang w:val="en-US" w:eastAsia="zh-CN"/>
        </w:rPr>
        <w:t>但病娇）：</w:t>
      </w:r>
      <w:r>
        <w:rPr>
          <w:rFonts w:hint="default"/>
          <w:color w:val="auto"/>
          <w:sz w:val="24"/>
          <w:lang w:val="en-US" w:eastAsia="zh-CN"/>
        </w:rPr>
        <w:t>姐姐……你别讨厌我……我不是故意的……我只是太想逃了……别觉得我恶心……别</w:t>
      </w:r>
      <w:r>
        <w:rPr>
          <w:rFonts w:hint="eastAsia"/>
          <w:color w:val="auto"/>
          <w:sz w:val="24"/>
          <w:lang w:val="en-US" w:eastAsia="zh-CN"/>
        </w:rPr>
        <w:t>讨厌我</w:t>
      </w:r>
      <w:r>
        <w:rPr>
          <w:rFonts w:hint="default"/>
          <w:color w:val="auto"/>
          <w:sz w:val="24"/>
          <w:lang w:val="en-US" w:eastAsia="zh-CN"/>
        </w:rPr>
        <w:t>……</w:t>
      </w:r>
    </w:p>
    <w:p w14:paraId="77CD9CF7">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OS：又来了！这款美强惨，我真的扛不住</w:t>
      </w:r>
    </w:p>
    <w:p w14:paraId="50B4774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伸手一把将他拽起来，语气放软</w:t>
      </w:r>
      <w:r>
        <w:rPr>
          <w:rFonts w:hint="eastAsia"/>
          <w:color w:val="auto"/>
          <w:sz w:val="24"/>
          <w:lang w:val="en-US" w:eastAsia="zh-CN"/>
        </w:rPr>
        <w:t>。</w:t>
      </w:r>
    </w:p>
    <w:p w14:paraId="05B42EB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哭什么，话还没说完呢。</w:t>
      </w:r>
    </w:p>
    <w:p w14:paraId="4BC7CE4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认真望着他，眼神温柔又坚定</w:t>
      </w:r>
      <w:r>
        <w:rPr>
          <w:rFonts w:hint="eastAsia"/>
          <w:color w:val="auto"/>
          <w:sz w:val="24"/>
          <w:lang w:val="en-US" w:eastAsia="zh-CN"/>
        </w:rPr>
        <w:t>）：</w:t>
      </w:r>
      <w:r>
        <w:rPr>
          <w:rFonts w:hint="default"/>
          <w:color w:val="auto"/>
          <w:sz w:val="24"/>
          <w:lang w:val="en-US" w:eastAsia="zh-CN"/>
        </w:rPr>
        <w:t>婚嫁不是逃命工具。我要的</w:t>
      </w:r>
      <w:r>
        <w:rPr>
          <w:rFonts w:hint="eastAsia"/>
          <w:color w:val="auto"/>
          <w:sz w:val="24"/>
          <w:lang w:val="en-US" w:eastAsia="zh-CN"/>
        </w:rPr>
        <w:t>另一半</w:t>
      </w:r>
      <w:r>
        <w:rPr>
          <w:rFonts w:hint="default"/>
          <w:color w:val="auto"/>
          <w:sz w:val="24"/>
          <w:lang w:val="en-US" w:eastAsia="zh-CN"/>
        </w:rPr>
        <w:t>，是抛开权势地位，依然真心想</w:t>
      </w:r>
      <w:r>
        <w:rPr>
          <w:rFonts w:hint="eastAsia"/>
          <w:color w:val="auto"/>
          <w:sz w:val="24"/>
          <w:lang w:val="en-US" w:eastAsia="zh-CN"/>
        </w:rPr>
        <w:t>爱</w:t>
      </w:r>
      <w:r>
        <w:rPr>
          <w:rFonts w:hint="default"/>
          <w:color w:val="auto"/>
          <w:sz w:val="24"/>
          <w:lang w:val="en-US" w:eastAsia="zh-CN"/>
        </w:rPr>
        <w:t>我的人。</w:t>
      </w:r>
      <w:r>
        <w:rPr>
          <w:rFonts w:hint="eastAsia"/>
          <w:color w:val="auto"/>
          <w:sz w:val="24"/>
          <w:lang w:val="en-US" w:eastAsia="zh-CN"/>
        </w:rPr>
        <w:t>一生一世一双人</w:t>
      </w:r>
    </w:p>
    <w:p w14:paraId="50C82EA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怔怔望着她</w:t>
      </w:r>
      <w:r>
        <w:rPr>
          <w:rFonts w:hint="eastAsia"/>
          <w:color w:val="auto"/>
          <w:sz w:val="24"/>
          <w:lang w:val="en-US" w:eastAsia="zh-CN"/>
        </w:rPr>
        <w:t>）：</w:t>
      </w:r>
      <w:r>
        <w:rPr>
          <w:rFonts w:hint="default"/>
          <w:color w:val="auto"/>
          <w:sz w:val="24"/>
          <w:lang w:val="en-US" w:eastAsia="zh-CN"/>
        </w:rPr>
        <w:t>姐姐……不讨厌我？</w:t>
      </w:r>
      <w:r>
        <w:rPr>
          <w:rFonts w:hint="eastAsia"/>
          <w:color w:val="auto"/>
          <w:sz w:val="24"/>
          <w:lang w:val="en-US" w:eastAsia="zh-CN"/>
        </w:rPr>
        <w:t>我这么坏......</w:t>
      </w:r>
    </w:p>
    <w:p w14:paraId="3A822CA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轻笑，玩世不恭</w:t>
      </w:r>
      <w:r>
        <w:rPr>
          <w:rFonts w:hint="eastAsia"/>
          <w:color w:val="auto"/>
          <w:sz w:val="24"/>
          <w:lang w:val="en-US" w:eastAsia="zh-CN"/>
        </w:rPr>
        <w:t>）：</w:t>
      </w:r>
      <w:r>
        <w:rPr>
          <w:rFonts w:hint="default"/>
          <w:color w:val="auto"/>
          <w:sz w:val="24"/>
          <w:lang w:val="en-US" w:eastAsia="zh-CN"/>
        </w:rPr>
        <w:t>我也不是什么好人。想跟我混，要敢与虎谋皮。</w:t>
      </w:r>
    </w:p>
    <w:p w14:paraId="09D5B132">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眼神骤然发亮，抓住她的手，偏执又坚定</w:t>
      </w:r>
    </w:p>
    <w:p w14:paraId="7B14534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我不管！我就要跟姐姐回家！</w:t>
      </w:r>
    </w:p>
    <w:p w14:paraId="0E1FF1C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指尖拂过他鬓边卷发</w:t>
      </w:r>
    </w:p>
    <w:p w14:paraId="1C027CE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语气慵懒</w:t>
      </w:r>
      <w:r>
        <w:rPr>
          <w:rFonts w:hint="eastAsia"/>
          <w:color w:val="auto"/>
          <w:sz w:val="24"/>
          <w:lang w:val="en-US" w:eastAsia="zh-CN"/>
        </w:rPr>
        <w:t>）：</w:t>
      </w:r>
      <w:r>
        <w:rPr>
          <w:rFonts w:hint="default"/>
          <w:color w:val="auto"/>
          <w:sz w:val="24"/>
          <w:lang w:val="en-US" w:eastAsia="zh-CN"/>
        </w:rPr>
        <w:t>行。等你真的爱上我，我就</w:t>
      </w:r>
      <w:r>
        <w:rPr>
          <w:rFonts w:hint="eastAsia"/>
          <w:color w:val="auto"/>
          <w:sz w:val="24"/>
          <w:lang w:val="en-US" w:eastAsia="zh-CN"/>
        </w:rPr>
        <w:t>答应</w:t>
      </w:r>
      <w:r>
        <w:rPr>
          <w:rFonts w:hint="default"/>
          <w:color w:val="auto"/>
          <w:sz w:val="24"/>
          <w:lang w:val="en-US" w:eastAsia="zh-CN"/>
        </w:rPr>
        <w:t>你。</w:t>
      </w:r>
    </w:p>
    <w:p w14:paraId="35178B4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立刻伸出小拇指，执拗又认真</w:t>
      </w:r>
    </w:p>
    <w:p w14:paraId="3FC426F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拉勾！一百年不许变！如果你不答应，我就从这跳下去，把自己淹死。</w:t>
      </w:r>
    </w:p>
    <w:p w14:paraId="624235F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失笑OS：可恶，他是真的会跳。</w:t>
      </w:r>
    </w:p>
    <w:p w14:paraId="3B057A66">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凤昭：真是怕了你了。</w:t>
      </w:r>
      <w:r>
        <w:rPr>
          <w:rFonts w:hint="default"/>
          <w:color w:val="auto"/>
          <w:sz w:val="24"/>
          <w:lang w:val="en-US" w:eastAsia="zh-CN"/>
        </w:rPr>
        <w:t>行，依你。</w:t>
      </w:r>
    </w:p>
    <w:p w14:paraId="216A0A6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△两人小指相勾，盖下拇指印</w:t>
      </w:r>
    </w:p>
    <w:p w14:paraId="29CA486F">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w:t>
      </w:r>
      <w:r>
        <w:rPr>
          <w:rFonts w:hint="default"/>
          <w:color w:val="auto"/>
          <w:sz w:val="24"/>
          <w:lang w:val="en-US" w:eastAsia="zh-CN"/>
        </w:rPr>
        <w:t>动作自然地整理了一下仪容仪表，彬彬有礼地一抬手</w:t>
      </w:r>
      <w:r>
        <w:rPr>
          <w:rFonts w:hint="eastAsia"/>
          <w:color w:val="auto"/>
          <w:sz w:val="24"/>
          <w:lang w:val="en-US" w:eastAsia="zh-CN"/>
        </w:rPr>
        <w:t>：</w:t>
      </w:r>
      <w:r>
        <w:rPr>
          <w:rFonts w:hint="default"/>
          <w:color w:val="auto"/>
          <w:sz w:val="24"/>
          <w:lang w:val="en-US" w:eastAsia="zh-CN"/>
        </w:rPr>
        <w:t>行了，差不多该回席了。</w:t>
      </w:r>
      <w:r>
        <w:rPr>
          <w:rFonts w:hint="eastAsia"/>
          <w:color w:val="auto"/>
          <w:sz w:val="24"/>
          <w:lang w:val="en-US" w:eastAsia="zh-CN"/>
        </w:rPr>
        <w:t>走吧。</w:t>
      </w:r>
    </w:p>
    <w:p w14:paraId="243C3C6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【结尾卡点】夜烬寒看着凤昭的背影，</w:t>
      </w:r>
      <w:r>
        <w:rPr>
          <w:rFonts w:hint="default"/>
          <w:color w:val="auto"/>
          <w:sz w:val="24"/>
          <w:lang w:val="en-US" w:eastAsia="zh-CN"/>
        </w:rPr>
        <w:t>眼神占有欲拉满，</w:t>
      </w:r>
      <w:r>
        <w:rPr>
          <w:rFonts w:hint="eastAsia"/>
          <w:color w:val="auto"/>
          <w:sz w:val="24"/>
          <w:lang w:val="en-US" w:eastAsia="zh-CN"/>
        </w:rPr>
        <w:t>病娇偏执的</w:t>
      </w:r>
      <w:r>
        <w:rPr>
          <w:rFonts w:hint="default"/>
          <w:color w:val="auto"/>
          <w:sz w:val="24"/>
          <w:lang w:val="en-US" w:eastAsia="zh-CN"/>
        </w:rPr>
        <w:t>目光缠绵</w:t>
      </w:r>
    </w:p>
    <w:p w14:paraId="4AD8A1A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怎么办……</w:t>
      </w:r>
      <w:r>
        <w:rPr>
          <w:rFonts w:hint="eastAsia"/>
          <w:color w:val="auto"/>
          <w:sz w:val="24"/>
          <w:szCs w:val="24"/>
          <w:lang w:val="en-US" w:eastAsia="zh-CN"/>
        </w:rPr>
        <w:t>灵晗</w:t>
      </w:r>
      <w:r>
        <w:rPr>
          <w:rFonts w:hint="default"/>
          <w:color w:val="auto"/>
          <w:sz w:val="24"/>
          <w:lang w:val="en-US" w:eastAsia="zh-CN"/>
        </w:rPr>
        <w:t>姐姐，我已经开始喜欢你了。</w:t>
      </w:r>
    </w:p>
    <w:p w14:paraId="36A96FC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△月光下，一冷一艳，宿命感拉满</w:t>
      </w:r>
    </w:p>
    <w:p w14:paraId="73FE197C">
      <w:pPr>
        <w:adjustRightInd w:val="0"/>
        <w:snapToGrid w:val="0"/>
        <w:spacing w:beforeLines="0" w:afterLines="0" w:line="360" w:lineRule="auto"/>
        <w:rPr>
          <w:rFonts w:hint="eastAsia"/>
          <w:color w:val="auto"/>
          <w:sz w:val="24"/>
        </w:rPr>
      </w:pPr>
      <w:r>
        <w:rPr>
          <w:rFonts w:hint="eastAsia"/>
          <w:color w:val="auto"/>
          <w:sz w:val="24"/>
        </w:rPr>
        <w:t>叮——系统清脆提示音</w:t>
      </w:r>
    </w:p>
    <w:p w14:paraId="2D25B3F2">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val="en-US" w:eastAsia="zh-CN"/>
        </w:rPr>
        <w:t>夜烬寒</w:t>
      </w:r>
      <w:r>
        <w:rPr>
          <w:rFonts w:hint="eastAsia"/>
          <w:color w:val="auto"/>
          <w:sz w:val="24"/>
        </w:rPr>
        <w:t>达成“</w:t>
      </w:r>
      <w:r>
        <w:rPr>
          <w:rFonts w:hint="eastAsia"/>
          <w:color w:val="auto"/>
          <w:sz w:val="24"/>
          <w:lang w:val="en-US" w:eastAsia="zh-CN"/>
        </w:rPr>
        <w:t>一见倾心</w:t>
      </w:r>
      <w:r>
        <w:rPr>
          <w:rFonts w:hint="eastAsia"/>
          <w:color w:val="auto"/>
          <w:sz w:val="24"/>
        </w:rPr>
        <w:t>”成就！解锁</w:t>
      </w:r>
      <w:r>
        <w:rPr>
          <w:rFonts w:hint="eastAsia"/>
          <w:color w:val="auto"/>
          <w:sz w:val="24"/>
          <w:lang w:val="en-US" w:eastAsia="zh-CN"/>
        </w:rPr>
        <w:t>一周</w:t>
      </w:r>
      <w:r>
        <w:rPr>
          <w:rFonts w:hint="eastAsia"/>
          <w:color w:val="auto"/>
          <w:sz w:val="24"/>
        </w:rPr>
        <w:t>寿元！】</w:t>
      </w:r>
    </w:p>
    <w:p w14:paraId="1CDF6DCE">
      <w:pPr>
        <w:adjustRightInd w:val="0"/>
        <w:snapToGrid w:val="0"/>
        <w:spacing w:beforeLines="0" w:afterLines="0" w:line="360" w:lineRule="auto"/>
        <w:rPr>
          <w:rFonts w:hint="default"/>
          <w:color w:val="auto"/>
          <w:sz w:val="24"/>
          <w:lang w:val="en-US" w:eastAsia="zh-CN"/>
        </w:rPr>
      </w:pPr>
    </w:p>
    <w:p w14:paraId="09895F7B">
      <w:pPr>
        <w:adjustRightInd w:val="0"/>
        <w:snapToGrid w:val="0"/>
        <w:spacing w:beforeLines="0" w:afterLines="0" w:line="360" w:lineRule="auto"/>
        <w:rPr>
          <w:rFonts w:hint="default"/>
          <w:color w:val="auto"/>
          <w:sz w:val="24"/>
          <w:lang w:val="en-US" w:eastAsia="zh-CN"/>
        </w:rPr>
      </w:pPr>
    </w:p>
    <w:p w14:paraId="341EB024">
      <w:pPr>
        <w:adjustRightInd w:val="0"/>
        <w:snapToGrid w:val="0"/>
        <w:spacing w:beforeLines="0" w:afterLines="0" w:line="360" w:lineRule="auto"/>
        <w:rPr>
          <w:rFonts w:hint="default"/>
          <w:color w:val="auto"/>
          <w:sz w:val="24"/>
          <w:lang w:val="en-US" w:eastAsia="zh-CN"/>
        </w:rPr>
      </w:pPr>
    </w:p>
    <w:p w14:paraId="1A142EDD">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 xml:space="preserve">第十七集 </w:t>
      </w:r>
      <w:r>
        <w:rPr>
          <w:rFonts w:hint="eastAsia"/>
          <w:color w:val="auto"/>
          <w:sz w:val="24"/>
          <w:lang w:val="en-US" w:eastAsia="zh-CN"/>
        </w:rPr>
        <w:t>阿烬吃醋，女皇指婚</w:t>
      </w:r>
    </w:p>
    <w:p w14:paraId="7AB21D20">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17-1 夜 内 合欢宫宴</w:t>
      </w:r>
    </w:p>
    <w:p w14:paraId="1C6FB7C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△宫宴上仍然热闹非凡。</w:t>
      </w:r>
    </w:p>
    <w:p w14:paraId="0C1025F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△重新入席时，</w:t>
      </w:r>
      <w:r>
        <w:rPr>
          <w:rFonts w:hint="eastAsia"/>
          <w:color w:val="auto"/>
          <w:sz w:val="24"/>
          <w:lang w:val="en-US" w:eastAsia="zh-CN"/>
        </w:rPr>
        <w:t>凤昭</w:t>
      </w:r>
      <w:r>
        <w:rPr>
          <w:rFonts w:hint="default"/>
          <w:color w:val="auto"/>
          <w:sz w:val="24"/>
          <w:lang w:val="en-US" w:eastAsia="zh-CN"/>
        </w:rPr>
        <w:t>发现上首多出了一个丽色尤浓的妖艳美少年，纤细柔媚，雌雄莫辨，此刻正笑意盈盈地对着大臣宗亲家的内眷敬酒。女帝望着他的眼神也颇为宠溺。</w:t>
      </w:r>
    </w:p>
    <w:p w14:paraId="5F8F053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忽然凑近她耳边，压低声音，幽幽道：</w:t>
      </w:r>
      <w:r>
        <w:rPr>
          <w:rFonts w:hint="eastAsia"/>
          <w:color w:val="auto"/>
          <w:sz w:val="24"/>
          <w:szCs w:val="24"/>
          <w:lang w:val="en-US" w:eastAsia="zh-CN"/>
        </w:rPr>
        <w:t>灵晗</w:t>
      </w:r>
      <w:r>
        <w:rPr>
          <w:rFonts w:hint="default"/>
          <w:color w:val="auto"/>
          <w:sz w:val="24"/>
          <w:lang w:val="en-US" w:eastAsia="zh-CN"/>
        </w:rPr>
        <w:t>姐姐可是看呆了？</w:t>
      </w:r>
      <w:r>
        <w:rPr>
          <w:rFonts w:hint="eastAsia"/>
          <w:color w:val="auto"/>
          <w:sz w:val="24"/>
          <w:lang w:val="en-US" w:eastAsia="zh-CN"/>
        </w:rPr>
        <w:t>洛贵君</w:t>
      </w:r>
      <w:r>
        <w:rPr>
          <w:rFonts w:hint="default"/>
          <w:color w:val="auto"/>
          <w:sz w:val="24"/>
          <w:lang w:val="en-US" w:eastAsia="zh-CN"/>
        </w:rPr>
        <w:t>是不是很美？</w:t>
      </w:r>
    </w:p>
    <w:p w14:paraId="6A647AF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很淡定</w:t>
      </w:r>
      <w:r>
        <w:rPr>
          <w:rFonts w:hint="eastAsia"/>
          <w:color w:val="auto"/>
          <w:sz w:val="24"/>
          <w:lang w:val="en-US" w:eastAsia="zh-CN"/>
        </w:rPr>
        <w:t>：</w:t>
      </w:r>
      <w:r>
        <w:rPr>
          <w:rFonts w:hint="default"/>
          <w:color w:val="auto"/>
          <w:sz w:val="24"/>
          <w:lang w:val="en-US" w:eastAsia="zh-CN"/>
        </w:rPr>
        <w:t>……天子宠夫，当然是美的。</w:t>
      </w:r>
      <w:r>
        <w:rPr>
          <w:rFonts w:hint="eastAsia"/>
          <w:color w:val="auto"/>
          <w:sz w:val="24"/>
          <w:lang w:val="en-US" w:eastAsia="zh-CN"/>
        </w:rPr>
        <w:t>不过</w:t>
      </w:r>
      <w:r>
        <w:rPr>
          <w:rFonts w:hint="default"/>
          <w:color w:val="auto"/>
          <w:sz w:val="24"/>
          <w:lang w:val="en-US" w:eastAsia="zh-CN"/>
        </w:rPr>
        <w:t>不是</w:t>
      </w:r>
      <w:r>
        <w:rPr>
          <w:rFonts w:hint="eastAsia"/>
          <w:color w:val="auto"/>
          <w:sz w:val="24"/>
          <w:lang w:val="en-US" w:eastAsia="zh-CN"/>
        </w:rPr>
        <w:t>我</w:t>
      </w:r>
      <w:r>
        <w:rPr>
          <w:rFonts w:hint="default"/>
          <w:color w:val="auto"/>
          <w:sz w:val="24"/>
          <w:lang w:val="en-US" w:eastAsia="zh-CN"/>
        </w:rPr>
        <w:t>的菜。</w:t>
      </w:r>
    </w:p>
    <w:p w14:paraId="02D482A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os：反正不是我的菜。</w:t>
      </w:r>
    </w:p>
    <w:p w14:paraId="17C81CAE">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觑着</w:t>
      </w:r>
      <w:r>
        <w:rPr>
          <w:rFonts w:hint="eastAsia"/>
          <w:color w:val="auto"/>
          <w:sz w:val="24"/>
          <w:lang w:val="en-US" w:eastAsia="zh-CN"/>
        </w:rPr>
        <w:t>凤昭</w:t>
      </w:r>
      <w:r>
        <w:rPr>
          <w:rFonts w:hint="default"/>
          <w:color w:val="auto"/>
          <w:sz w:val="24"/>
          <w:lang w:val="en-US" w:eastAsia="zh-CN"/>
        </w:rPr>
        <w:t>的脸色，见她真的反应平平，这才微不可察地松了口气。</w:t>
      </w:r>
    </w:p>
    <w:p w14:paraId="59456045">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夜烬寒语气危险：</w:t>
      </w:r>
      <w:r>
        <w:rPr>
          <w:rFonts w:hint="default"/>
          <w:color w:val="auto"/>
          <w:sz w:val="24"/>
          <w:lang w:val="en-US" w:eastAsia="zh-CN"/>
        </w:rPr>
        <w:t>我还以为，</w:t>
      </w:r>
      <w:r>
        <w:rPr>
          <w:rFonts w:hint="eastAsia"/>
          <w:color w:val="auto"/>
          <w:sz w:val="24"/>
          <w:szCs w:val="24"/>
          <w:lang w:val="en-US" w:eastAsia="zh-CN"/>
        </w:rPr>
        <w:t>灵晗</w:t>
      </w:r>
      <w:r>
        <w:rPr>
          <w:rFonts w:hint="default"/>
          <w:color w:val="auto"/>
          <w:sz w:val="24"/>
          <w:lang w:val="en-US" w:eastAsia="zh-CN"/>
        </w:rPr>
        <w:t>姐姐也和寻常女子一样，喜欢那等娇小玲珑的美人儿。</w:t>
      </w:r>
    </w:p>
    <w:p w14:paraId="14068B47">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我品味独特，就喜欢高的，与众不同的。</w:t>
      </w:r>
    </w:p>
    <w:p w14:paraId="1CA8640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回到自己的酒案前，悠哉悠哉地任由宫人给自己布菜倒酒。</w:t>
      </w:r>
    </w:p>
    <w:p w14:paraId="2671E34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还停在原地，美眸微微睁大，似乎在细细回味她刚才的话。怔怔地摸了摸自己在此处独一无二的、颇有异域风情的脸，忽然有些美滋滋地笑了笑。</w:t>
      </w:r>
    </w:p>
    <w:p w14:paraId="7A16CEAD">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身边的四皇女确认了好多遍她六弟的视线尽头，脸色变了几变，忍不住出声提醒</w:t>
      </w:r>
    </w:p>
    <w:p w14:paraId="5DBE77BF">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四皇女：</w:t>
      </w:r>
      <w:r>
        <w:rPr>
          <w:rFonts w:hint="default"/>
          <w:color w:val="auto"/>
          <w:sz w:val="24"/>
          <w:lang w:val="en-US" w:eastAsia="zh-CN"/>
        </w:rPr>
        <w:t>六弟，你可别犯傻。</w:t>
      </w:r>
    </w:p>
    <w:p w14:paraId="7344F15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理也没理，只意味不明地轻哼一声</w:t>
      </w:r>
      <w:r>
        <w:rPr>
          <w:rFonts w:hint="eastAsia"/>
          <w:color w:val="auto"/>
          <w:sz w:val="24"/>
          <w:lang w:val="en-US" w:eastAsia="zh-CN"/>
        </w:rPr>
        <w:t>。</w:t>
      </w:r>
    </w:p>
    <w:p w14:paraId="2A3E4EC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四皇女顿时有些急眼</w:t>
      </w:r>
      <w:r>
        <w:rPr>
          <w:rFonts w:hint="eastAsia"/>
          <w:color w:val="auto"/>
          <w:sz w:val="24"/>
          <w:lang w:val="en-US" w:eastAsia="zh-CN"/>
        </w:rPr>
        <w:t>：</w:t>
      </w:r>
      <w:r>
        <w:rPr>
          <w:rFonts w:hint="default"/>
          <w:color w:val="auto"/>
          <w:sz w:val="24"/>
          <w:lang w:val="en-US" w:eastAsia="zh-CN"/>
        </w:rPr>
        <w:t>你对谁犯痴不好，对她？！四姐可提醒你，这</w:t>
      </w:r>
      <w:r>
        <w:rPr>
          <w:rFonts w:hint="eastAsia"/>
          <w:color w:val="auto"/>
          <w:sz w:val="24"/>
          <w:lang w:val="en-US" w:eastAsia="zh-CN"/>
        </w:rPr>
        <w:t>宸王</w:t>
      </w:r>
      <w:r>
        <w:rPr>
          <w:rFonts w:hint="default"/>
          <w:color w:val="auto"/>
          <w:sz w:val="24"/>
          <w:lang w:val="en-US" w:eastAsia="zh-CN"/>
        </w:rPr>
        <w:t>发起疯来，可不是你那点小打小闹及得上的！</w:t>
      </w:r>
    </w:p>
    <w:p w14:paraId="5983F8C7">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【可插入闪回】幼年时期凤昭套四皇女麻袋</w:t>
      </w:r>
    </w:p>
    <w:p w14:paraId="5FE46A9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四皇女挣扎无果：啊啊啊救命！！！</w:t>
      </w:r>
    </w:p>
    <w:p w14:paraId="3518C68D">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凤昭：让你惹我，进去吧你</w:t>
      </w:r>
    </w:p>
    <w:p w14:paraId="4B31B72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【闪回结束】</w:t>
      </w:r>
    </w:p>
    <w:p w14:paraId="7D0456C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嗤之以鼻</w:t>
      </w:r>
      <w:r>
        <w:rPr>
          <w:rFonts w:hint="eastAsia"/>
          <w:color w:val="auto"/>
          <w:sz w:val="24"/>
          <w:lang w:val="en-US" w:eastAsia="zh-CN"/>
        </w:rPr>
        <w:t>：</w:t>
      </w:r>
      <w:r>
        <w:rPr>
          <w:rFonts w:hint="default"/>
          <w:color w:val="auto"/>
          <w:sz w:val="24"/>
          <w:lang w:val="en-US" w:eastAsia="zh-CN"/>
        </w:rPr>
        <w:t>你懂什么，</w:t>
      </w:r>
      <w:r>
        <w:rPr>
          <w:rFonts w:hint="eastAsia"/>
          <w:color w:val="auto"/>
          <w:sz w:val="24"/>
          <w:szCs w:val="24"/>
          <w:lang w:val="en-US" w:eastAsia="zh-CN"/>
        </w:rPr>
        <w:t>灵晗</w:t>
      </w:r>
      <w:r>
        <w:rPr>
          <w:rFonts w:hint="default"/>
          <w:color w:val="auto"/>
          <w:sz w:val="24"/>
          <w:lang w:val="en-US" w:eastAsia="zh-CN"/>
        </w:rPr>
        <w:t>姐姐人很好。</w:t>
      </w:r>
    </w:p>
    <w:p w14:paraId="220DAB3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四皇女</w:t>
      </w:r>
      <w:r>
        <w:rPr>
          <w:rFonts w:hint="eastAsia"/>
          <w:color w:val="auto"/>
          <w:sz w:val="24"/>
          <w:lang w:val="en-US" w:eastAsia="zh-CN"/>
        </w:rPr>
        <w:t>无语os</w:t>
      </w:r>
      <w:r>
        <w:rPr>
          <w:rFonts w:hint="default"/>
          <w:color w:val="auto"/>
          <w:sz w:val="24"/>
          <w:lang w:val="en-US" w:eastAsia="zh-CN"/>
        </w:rPr>
        <w:t>：……老娘亲身体验过，老娘不懂谁懂？</w:t>
      </w:r>
      <w:r>
        <w:rPr>
          <w:rFonts w:hint="eastAsia"/>
          <w:color w:val="auto"/>
          <w:sz w:val="24"/>
          <w:lang w:val="en-US" w:eastAsia="zh-CN"/>
        </w:rPr>
        <w:t>死恋爱脑！</w:t>
      </w:r>
    </w:p>
    <w:p w14:paraId="114A8547">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正无聊着，上首的女帝忽然朗声点了她的名。</w:t>
      </w:r>
    </w:p>
    <w:p w14:paraId="49A1C02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女帝：昭儿，你</w:t>
      </w:r>
      <w:r>
        <w:rPr>
          <w:rFonts w:hint="default"/>
          <w:color w:val="auto"/>
          <w:sz w:val="24"/>
          <w:lang w:val="en-US" w:eastAsia="zh-CN"/>
        </w:rPr>
        <w:t>也快</w:t>
      </w:r>
      <w:r>
        <w:rPr>
          <w:rFonts w:hint="eastAsia"/>
          <w:color w:val="auto"/>
          <w:sz w:val="24"/>
          <w:lang w:val="en-US" w:eastAsia="zh-CN"/>
        </w:rPr>
        <w:t>二十</w:t>
      </w:r>
      <w:r>
        <w:rPr>
          <w:rFonts w:hint="default"/>
          <w:color w:val="auto"/>
          <w:sz w:val="24"/>
          <w:lang w:val="en-US" w:eastAsia="zh-CN"/>
        </w:rPr>
        <w:t>岁生辰了，却还未成家，如今可有心仪的郎君？趁着庆国喜事，朕打算喜上加喜，为你指婚。</w:t>
      </w:r>
    </w:p>
    <w:p w14:paraId="31062C4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凤昭诧异os</w:t>
      </w:r>
      <w:r>
        <w:rPr>
          <w:rFonts w:hint="default"/>
          <w:color w:val="auto"/>
          <w:sz w:val="24"/>
          <w:lang w:val="en-US" w:eastAsia="zh-CN"/>
        </w:rPr>
        <w:t>：？不是，这么突然？</w:t>
      </w:r>
    </w:p>
    <w:p w14:paraId="376D845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△殿中霎时静了许多，众人神色各异，却都在屏息凝神地看着这一幕。</w:t>
      </w:r>
    </w:p>
    <w:p w14:paraId="26ADA9C0">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生生捏碎了一个酒盏。</w:t>
      </w:r>
    </w:p>
    <w:p w14:paraId="48CA11F1">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还没等</w:t>
      </w:r>
      <w:r>
        <w:rPr>
          <w:rFonts w:hint="eastAsia"/>
          <w:color w:val="auto"/>
          <w:sz w:val="24"/>
          <w:lang w:val="en-US" w:eastAsia="zh-CN"/>
        </w:rPr>
        <w:t>凤昭</w:t>
      </w:r>
      <w:r>
        <w:rPr>
          <w:rFonts w:hint="default"/>
          <w:color w:val="auto"/>
          <w:sz w:val="24"/>
          <w:lang w:val="en-US" w:eastAsia="zh-CN"/>
        </w:rPr>
        <w:t>想出该怎样得体地婉拒，女帝身旁的</w:t>
      </w:r>
      <w:r>
        <w:rPr>
          <w:rFonts w:hint="eastAsia"/>
          <w:color w:val="auto"/>
          <w:sz w:val="24"/>
          <w:lang w:val="en-US" w:eastAsia="zh-CN"/>
        </w:rPr>
        <w:t>洛贵君</w:t>
      </w:r>
      <w:r>
        <w:rPr>
          <w:rFonts w:hint="default"/>
          <w:color w:val="auto"/>
          <w:sz w:val="24"/>
          <w:lang w:val="en-US" w:eastAsia="zh-CN"/>
        </w:rPr>
        <w:t>忽然笑眼盈盈地接话道</w:t>
      </w:r>
      <w:r>
        <w:rPr>
          <w:rFonts w:hint="eastAsia"/>
          <w:color w:val="auto"/>
          <w:sz w:val="24"/>
          <w:lang w:val="en-US" w:eastAsia="zh-CN"/>
        </w:rPr>
        <w:t>：</w:t>
      </w:r>
      <w:r>
        <w:rPr>
          <w:rFonts w:hint="default"/>
          <w:color w:val="auto"/>
          <w:sz w:val="24"/>
          <w:lang w:val="en-US" w:eastAsia="zh-CN"/>
        </w:rPr>
        <w:t>正是呢，</w:t>
      </w:r>
      <w:r>
        <w:rPr>
          <w:rFonts w:hint="eastAsia"/>
          <w:color w:val="auto"/>
          <w:sz w:val="24"/>
          <w:lang w:val="en-US" w:eastAsia="zh-CN"/>
        </w:rPr>
        <w:t>宸王</w:t>
      </w:r>
      <w:r>
        <w:rPr>
          <w:rFonts w:hint="default"/>
          <w:color w:val="auto"/>
          <w:sz w:val="24"/>
          <w:lang w:val="en-US" w:eastAsia="zh-CN"/>
        </w:rPr>
        <w:t>府人丁单薄，</w:t>
      </w:r>
      <w:r>
        <w:rPr>
          <w:rFonts w:hint="eastAsia"/>
          <w:color w:val="auto"/>
          <w:sz w:val="24"/>
          <w:lang w:val="en-US" w:eastAsia="zh-CN"/>
        </w:rPr>
        <w:t>宸王</w:t>
      </w:r>
      <w:r>
        <w:rPr>
          <w:rFonts w:hint="default"/>
          <w:color w:val="auto"/>
          <w:sz w:val="24"/>
          <w:lang w:val="en-US" w:eastAsia="zh-CN"/>
        </w:rPr>
        <w:t>殿下如今也该</w:t>
      </w:r>
      <w:r>
        <w:rPr>
          <w:rFonts w:hint="eastAsia"/>
          <w:color w:val="auto"/>
          <w:sz w:val="24"/>
          <w:lang w:val="en-US" w:eastAsia="zh-CN"/>
        </w:rPr>
        <w:t>考虑婚嫁</w:t>
      </w:r>
      <w:r>
        <w:rPr>
          <w:rFonts w:hint="default"/>
          <w:color w:val="auto"/>
          <w:sz w:val="24"/>
          <w:lang w:val="en-US" w:eastAsia="zh-CN"/>
        </w:rPr>
        <w:t>，成家衍嗣了。</w:t>
      </w:r>
    </w:p>
    <w:p w14:paraId="1EA8F5A9">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凤昭脸色迟疑：</w:t>
      </w:r>
      <w:r>
        <w:rPr>
          <w:rFonts w:hint="default"/>
          <w:color w:val="auto"/>
          <w:sz w:val="24"/>
          <w:lang w:val="en-US" w:eastAsia="zh-CN"/>
        </w:rPr>
        <w:t>陛下，臣……</w:t>
      </w:r>
    </w:p>
    <w:p w14:paraId="07C3A13E">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女帝表情温和地打断了</w:t>
      </w:r>
      <w:r>
        <w:rPr>
          <w:rFonts w:hint="eastAsia"/>
          <w:color w:val="auto"/>
          <w:sz w:val="24"/>
          <w:lang w:val="en-US" w:eastAsia="zh-CN"/>
        </w:rPr>
        <w:t>凤昭</w:t>
      </w:r>
      <w:r>
        <w:rPr>
          <w:rFonts w:hint="default"/>
          <w:color w:val="auto"/>
          <w:sz w:val="24"/>
          <w:lang w:val="en-US" w:eastAsia="zh-CN"/>
        </w:rPr>
        <w:t>的话，自顾自看着宠夫</w:t>
      </w:r>
      <w:r>
        <w:rPr>
          <w:rFonts w:hint="eastAsia"/>
          <w:color w:val="auto"/>
          <w:sz w:val="24"/>
          <w:lang w:val="en-US" w:eastAsia="zh-CN"/>
        </w:rPr>
        <w:t>：</w:t>
      </w:r>
      <w:r>
        <w:rPr>
          <w:rFonts w:hint="default"/>
          <w:color w:val="auto"/>
          <w:sz w:val="24"/>
          <w:lang w:val="en-US" w:eastAsia="zh-CN"/>
        </w:rPr>
        <w:t>美人可有合适人选？</w:t>
      </w:r>
    </w:p>
    <w:p w14:paraId="5BE56E1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陛下，我有一长兄，品貌才德俱佳</w:t>
      </w:r>
      <w:r>
        <w:rPr>
          <w:rFonts w:hint="eastAsia"/>
          <w:color w:val="auto"/>
          <w:sz w:val="24"/>
          <w:lang w:val="en-US" w:eastAsia="zh-CN"/>
        </w:rPr>
        <w:t>倒是同宸王殿下相配</w:t>
      </w:r>
      <w:r>
        <w:rPr>
          <w:rFonts w:hint="default"/>
          <w:color w:val="auto"/>
          <w:sz w:val="24"/>
          <w:lang w:val="en-US" w:eastAsia="zh-CN"/>
        </w:rPr>
        <w:t>。</w:t>
      </w:r>
    </w:p>
    <w:p w14:paraId="34F06D6D">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△女帝满意点头，目光亲和中带着威严，似笑非笑地看着下首的</w:t>
      </w:r>
      <w:r>
        <w:rPr>
          <w:rFonts w:hint="eastAsia"/>
          <w:color w:val="auto"/>
          <w:sz w:val="24"/>
          <w:lang w:val="en-US" w:eastAsia="zh-CN"/>
        </w:rPr>
        <w:t>凤昭。</w:t>
      </w:r>
    </w:p>
    <w:p w14:paraId="55F9D1F0">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女帝：洛家</w:t>
      </w:r>
      <w:r>
        <w:rPr>
          <w:rFonts w:hint="default"/>
          <w:color w:val="auto"/>
          <w:sz w:val="24"/>
          <w:lang w:val="en-US" w:eastAsia="zh-CN"/>
        </w:rPr>
        <w:t>长子，</w:t>
      </w:r>
      <w:r>
        <w:rPr>
          <w:rFonts w:hint="eastAsia"/>
          <w:color w:val="auto"/>
          <w:sz w:val="24"/>
          <w:lang w:val="en-US" w:eastAsia="zh-CN"/>
        </w:rPr>
        <w:t>其长姐乃边防将领洛总兵，又是贵君鸾兄，</w:t>
      </w:r>
      <w:r>
        <w:rPr>
          <w:rFonts w:hint="default"/>
          <w:color w:val="auto"/>
          <w:sz w:val="24"/>
          <w:lang w:val="en-US" w:eastAsia="zh-CN"/>
        </w:rPr>
        <w:t>自是好的。</w:t>
      </w:r>
      <w:r>
        <w:rPr>
          <w:rFonts w:hint="eastAsia"/>
          <w:color w:val="auto"/>
          <w:sz w:val="24"/>
          <w:lang w:val="en-US" w:eastAsia="zh-CN"/>
        </w:rPr>
        <w:t>昭儿</w:t>
      </w:r>
      <w:r>
        <w:rPr>
          <w:rFonts w:hint="default"/>
          <w:color w:val="auto"/>
          <w:sz w:val="24"/>
          <w:lang w:val="en-US" w:eastAsia="zh-CN"/>
        </w:rPr>
        <w:t>，你意下如何？</w:t>
      </w:r>
    </w:p>
    <w:p w14:paraId="39A040E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凤昭不爽os：嘿。</w:t>
      </w:r>
      <w:r>
        <w:rPr>
          <w:rFonts w:hint="default"/>
          <w:color w:val="auto"/>
          <w:sz w:val="24"/>
          <w:lang w:val="en-US" w:eastAsia="zh-CN"/>
        </w:rPr>
        <w:t>这两人，一唱一和地，就想把</w:t>
      </w:r>
      <w:r>
        <w:rPr>
          <w:rFonts w:hint="eastAsia"/>
          <w:color w:val="auto"/>
          <w:sz w:val="24"/>
          <w:lang w:val="en-US" w:eastAsia="zh-CN"/>
        </w:rPr>
        <w:t>我</w:t>
      </w:r>
      <w:r>
        <w:rPr>
          <w:rFonts w:hint="default"/>
          <w:color w:val="auto"/>
          <w:sz w:val="24"/>
          <w:lang w:val="en-US" w:eastAsia="zh-CN"/>
        </w:rPr>
        <w:t>的终身大事决定了？莫名其妙。</w:t>
      </w:r>
    </w:p>
    <w:p w14:paraId="7AF379E3">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垂了垂眼睛，忽然笔直地跪下行了一个礼，朗声道：谢陛下与贵君抬爱。只是，臣是刚从鬼门关走过一遭的人，如今正考虑要不要去</w:t>
      </w:r>
      <w:r>
        <w:rPr>
          <w:rFonts w:hint="eastAsia"/>
          <w:color w:val="auto"/>
          <w:sz w:val="24"/>
          <w:lang w:val="en-US" w:eastAsia="zh-CN"/>
        </w:rPr>
        <w:t>雾香山</w:t>
      </w:r>
      <w:r>
        <w:rPr>
          <w:rFonts w:hint="default"/>
          <w:color w:val="auto"/>
          <w:sz w:val="24"/>
          <w:lang w:val="en-US" w:eastAsia="zh-CN"/>
        </w:rPr>
        <w:t>灵徽寺清修呢，实在没有那种世俗的欲望。</w:t>
      </w:r>
    </w:p>
    <w:p w14:paraId="3BE4AB6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女帝一顿，皱眉：你说什么？</w:t>
      </w:r>
    </w:p>
    <w:p w14:paraId="6709BEC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的表情也沉了下来</w:t>
      </w:r>
      <w:r>
        <w:rPr>
          <w:rFonts w:hint="eastAsia"/>
          <w:color w:val="auto"/>
          <w:sz w:val="24"/>
          <w:lang w:val="en-US" w:eastAsia="zh-CN"/>
        </w:rPr>
        <w:t>：宸王</w:t>
      </w:r>
      <w:r>
        <w:rPr>
          <w:rFonts w:hint="default"/>
          <w:color w:val="auto"/>
          <w:sz w:val="24"/>
          <w:lang w:val="en-US" w:eastAsia="zh-CN"/>
        </w:rPr>
        <w:t>殿下这是何意</w:t>
      </w:r>
      <w:r>
        <w:rPr>
          <w:rFonts w:hint="eastAsia"/>
          <w:color w:val="auto"/>
          <w:sz w:val="24"/>
          <w:lang w:val="en-US" w:eastAsia="zh-CN"/>
        </w:rPr>
        <w:t>，</w:t>
      </w:r>
      <w:r>
        <w:rPr>
          <w:rFonts w:hint="default"/>
          <w:color w:val="auto"/>
          <w:sz w:val="24"/>
          <w:lang w:val="en-US" w:eastAsia="zh-CN"/>
        </w:rPr>
        <w:t>难不成嫌我</w:t>
      </w:r>
      <w:r>
        <w:rPr>
          <w:rFonts w:hint="eastAsia"/>
          <w:color w:val="auto"/>
          <w:sz w:val="24"/>
          <w:lang w:val="en-US" w:eastAsia="zh-CN"/>
        </w:rPr>
        <w:t>洛家</w:t>
      </w:r>
      <w:r>
        <w:rPr>
          <w:rFonts w:hint="default"/>
          <w:color w:val="auto"/>
          <w:sz w:val="24"/>
          <w:lang w:val="en-US" w:eastAsia="zh-CN"/>
        </w:rPr>
        <w:t>门楣低，配不上你？</w:t>
      </w:r>
    </w:p>
    <w:p w14:paraId="120BBE6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煞有介事地摇摇头</w:t>
      </w:r>
      <w:r>
        <w:rPr>
          <w:rFonts w:hint="eastAsia"/>
          <w:color w:val="auto"/>
          <w:sz w:val="24"/>
          <w:lang w:val="en-US" w:eastAsia="zh-CN"/>
        </w:rPr>
        <w:t>：</w:t>
      </w:r>
      <w:r>
        <w:rPr>
          <w:rFonts w:hint="default"/>
          <w:color w:val="auto"/>
          <w:sz w:val="24"/>
          <w:lang w:val="en-US" w:eastAsia="zh-CN"/>
        </w:rPr>
        <w:t>贵君此言差矣，</w:t>
      </w:r>
      <w:r>
        <w:rPr>
          <w:rFonts w:hint="eastAsia"/>
          <w:color w:val="auto"/>
          <w:sz w:val="24"/>
          <w:lang w:val="en-US" w:eastAsia="zh-CN"/>
        </w:rPr>
        <w:t>凤昭</w:t>
      </w:r>
      <w:r>
        <w:rPr>
          <w:rFonts w:hint="default"/>
          <w:color w:val="auto"/>
          <w:sz w:val="24"/>
          <w:lang w:val="en-US" w:eastAsia="zh-CN"/>
        </w:rPr>
        <w:t>近来清心寡欲，并无其他心思，只是不想耽误</w:t>
      </w:r>
      <w:r>
        <w:rPr>
          <w:rFonts w:hint="eastAsia"/>
          <w:color w:val="auto"/>
          <w:sz w:val="24"/>
          <w:lang w:val="en-US" w:eastAsia="zh-CN"/>
        </w:rPr>
        <w:t>良人</w:t>
      </w:r>
      <w:r>
        <w:rPr>
          <w:rFonts w:hint="default"/>
          <w:color w:val="auto"/>
          <w:sz w:val="24"/>
          <w:lang w:val="en-US" w:eastAsia="zh-CN"/>
        </w:rPr>
        <w:t>。</w:t>
      </w:r>
    </w:p>
    <w:p w14:paraId="76134B7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△女帝面无表情，喜怒不辨。</w:t>
      </w:r>
    </w:p>
    <w:p w14:paraId="002A0C4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无所畏惧地继续道：若是将来遇到两心相许的郎君，或许会勾起臣的世俗欲望，到时臣自来请陛下的恩典。</w:t>
      </w:r>
    </w:p>
    <w:p w14:paraId="1CD2B83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凤昭沉思os：宸王</w:t>
      </w:r>
      <w:r>
        <w:rPr>
          <w:rFonts w:hint="default"/>
          <w:color w:val="auto"/>
          <w:sz w:val="24"/>
          <w:lang w:val="en-US" w:eastAsia="zh-CN"/>
        </w:rPr>
        <w:t>病愈，竟让女帝如此在意吗？已经迫不及待地想要探</w:t>
      </w:r>
      <w:r>
        <w:rPr>
          <w:rFonts w:hint="eastAsia"/>
          <w:color w:val="auto"/>
          <w:sz w:val="24"/>
          <w:lang w:val="en-US" w:eastAsia="zh-CN"/>
        </w:rPr>
        <w:t>宸王府的</w:t>
      </w:r>
      <w:r>
        <w:rPr>
          <w:rFonts w:hint="default"/>
          <w:color w:val="auto"/>
          <w:sz w:val="24"/>
          <w:lang w:val="en-US" w:eastAsia="zh-CN"/>
        </w:rPr>
        <w:t>深浅了。</w:t>
      </w:r>
    </w:p>
    <w:p w14:paraId="0B1DC307">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女帝淡淡道</w:t>
      </w:r>
      <w:r>
        <w:rPr>
          <w:rFonts w:hint="eastAsia"/>
          <w:color w:val="auto"/>
          <w:sz w:val="24"/>
          <w:lang w:val="en-US" w:eastAsia="zh-CN"/>
        </w:rPr>
        <w:t>：</w:t>
      </w:r>
      <w:r>
        <w:rPr>
          <w:rFonts w:hint="default"/>
          <w:color w:val="auto"/>
          <w:sz w:val="24"/>
          <w:lang w:val="en-US" w:eastAsia="zh-CN"/>
        </w:rPr>
        <w:t>你是第一个驳朕旨意的人。</w:t>
      </w:r>
    </w:p>
    <w:p w14:paraId="5521BE38">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周围许多人已经噤若寒蝉，可</w:t>
      </w:r>
      <w:r>
        <w:rPr>
          <w:rFonts w:hint="eastAsia"/>
          <w:color w:val="auto"/>
          <w:sz w:val="24"/>
          <w:lang w:val="en-US" w:eastAsia="zh-CN"/>
        </w:rPr>
        <w:t>凤昭</w:t>
      </w:r>
      <w:r>
        <w:rPr>
          <w:rFonts w:hint="default"/>
          <w:color w:val="auto"/>
          <w:sz w:val="24"/>
          <w:lang w:val="en-US" w:eastAsia="zh-CN"/>
        </w:rPr>
        <w:t>却感受不到一点帝王的威压</w:t>
      </w:r>
      <w:r>
        <w:rPr>
          <w:rFonts w:hint="eastAsia"/>
          <w:color w:val="auto"/>
          <w:sz w:val="24"/>
          <w:lang w:val="en-US" w:eastAsia="zh-CN"/>
        </w:rPr>
        <w:t>：</w:t>
      </w:r>
      <w:r>
        <w:rPr>
          <w:rFonts w:hint="default"/>
          <w:color w:val="auto"/>
          <w:sz w:val="24"/>
          <w:lang w:val="en-US" w:eastAsia="zh-CN"/>
        </w:rPr>
        <w:t>臣不敢驳，只是更不敢欺君，想实话实说而已。</w:t>
      </w:r>
    </w:p>
    <w:p w14:paraId="42124A6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△就在众人战战兢兢害怕女帝发怒时，忽然有一个身影飞快闪出来，噗通一声扑在大殿之上</w:t>
      </w:r>
      <w:r>
        <w:rPr>
          <w:rFonts w:hint="eastAsia"/>
          <w:color w:val="auto"/>
          <w:sz w:val="24"/>
          <w:lang w:val="en-US" w:eastAsia="zh-CN"/>
        </w:rPr>
        <w:t>夜烬寒</w:t>
      </w:r>
      <w:r>
        <w:rPr>
          <w:rFonts w:hint="default"/>
          <w:color w:val="auto"/>
          <w:sz w:val="24"/>
          <w:lang w:val="en-US" w:eastAsia="zh-CN"/>
        </w:rPr>
        <w:t>：母皇！您要给</w:t>
      </w:r>
      <w:r>
        <w:rPr>
          <w:rFonts w:hint="eastAsia"/>
          <w:color w:val="auto"/>
          <w:sz w:val="24"/>
          <w:lang w:val="en-US" w:eastAsia="zh-CN"/>
        </w:rPr>
        <w:t>宸王</w:t>
      </w:r>
      <w:r>
        <w:rPr>
          <w:rFonts w:hint="default"/>
          <w:color w:val="auto"/>
          <w:sz w:val="24"/>
          <w:lang w:val="en-US" w:eastAsia="zh-CN"/>
        </w:rPr>
        <w:t>赐婚，怎么着也轮不到什么</w:t>
      </w:r>
      <w:r>
        <w:rPr>
          <w:rFonts w:hint="eastAsia"/>
          <w:color w:val="auto"/>
          <w:sz w:val="24"/>
          <w:lang w:val="en-US" w:eastAsia="zh-CN"/>
        </w:rPr>
        <w:t>洛家</w:t>
      </w:r>
      <w:r>
        <w:rPr>
          <w:rFonts w:hint="default"/>
          <w:color w:val="auto"/>
          <w:sz w:val="24"/>
          <w:lang w:val="en-US" w:eastAsia="zh-CN"/>
        </w:rPr>
        <w:t>长子罢，儿臣尚</w:t>
      </w:r>
      <w:r>
        <w:rPr>
          <w:rFonts w:hint="eastAsia"/>
          <w:color w:val="auto"/>
          <w:sz w:val="24"/>
          <w:lang w:val="en-US" w:eastAsia="zh-CN"/>
        </w:rPr>
        <w:t>未婚嫁</w:t>
      </w:r>
      <w:r>
        <w:rPr>
          <w:rFonts w:hint="default"/>
          <w:color w:val="auto"/>
          <w:sz w:val="24"/>
          <w:lang w:val="en-US" w:eastAsia="zh-CN"/>
        </w:rPr>
        <w:t>呢！</w:t>
      </w:r>
    </w:p>
    <w:p w14:paraId="12D034E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众人：？？？</w:t>
      </w:r>
    </w:p>
    <w:p w14:paraId="7ECC603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：儿臣钟情</w:t>
      </w:r>
      <w:r>
        <w:rPr>
          <w:rFonts w:hint="eastAsia"/>
          <w:color w:val="auto"/>
          <w:sz w:val="24"/>
          <w:lang w:val="en-US" w:eastAsia="zh-CN"/>
        </w:rPr>
        <w:t>宸王</w:t>
      </w:r>
      <w:r>
        <w:rPr>
          <w:rFonts w:hint="default"/>
          <w:color w:val="auto"/>
          <w:sz w:val="24"/>
          <w:lang w:val="en-US" w:eastAsia="zh-CN"/>
        </w:rPr>
        <w:t>许久，等她</w:t>
      </w:r>
      <w:r>
        <w:rPr>
          <w:rFonts w:hint="eastAsia"/>
          <w:color w:val="auto"/>
          <w:sz w:val="24"/>
          <w:lang w:val="en-US" w:eastAsia="zh-CN"/>
        </w:rPr>
        <w:t>至今</w:t>
      </w:r>
      <w:r>
        <w:rPr>
          <w:rFonts w:hint="default"/>
          <w:color w:val="auto"/>
          <w:sz w:val="24"/>
          <w:lang w:val="en-US" w:eastAsia="zh-CN"/>
        </w:rPr>
        <w:t>，好容易等她病好了，哪里冒出来的</w:t>
      </w:r>
      <w:r>
        <w:rPr>
          <w:rFonts w:hint="eastAsia"/>
          <w:color w:val="auto"/>
          <w:sz w:val="24"/>
          <w:lang w:val="en-US" w:eastAsia="zh-CN"/>
        </w:rPr>
        <w:t>贱民</w:t>
      </w:r>
      <w:r>
        <w:rPr>
          <w:rFonts w:hint="default"/>
          <w:color w:val="auto"/>
          <w:sz w:val="24"/>
          <w:lang w:val="en-US" w:eastAsia="zh-CN"/>
        </w:rPr>
        <w:t>跟我抢？</w:t>
      </w:r>
    </w:p>
    <w:p w14:paraId="30DB35B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△他话音刚落，忽然一变脸，愤愤地跳起来就指着</w:t>
      </w:r>
      <w:r>
        <w:rPr>
          <w:rFonts w:hint="eastAsia"/>
          <w:color w:val="auto"/>
          <w:sz w:val="24"/>
          <w:lang w:val="en-US" w:eastAsia="zh-CN"/>
        </w:rPr>
        <w:t>洛贵君</w:t>
      </w:r>
      <w:r>
        <w:rPr>
          <w:rFonts w:hint="default"/>
          <w:color w:val="auto"/>
          <w:sz w:val="24"/>
          <w:lang w:val="en-US" w:eastAsia="zh-CN"/>
        </w:rPr>
        <w:t>的鼻子骂</w:t>
      </w:r>
    </w:p>
    <w:p w14:paraId="4BE6FCE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：什么劳什子长兄，我看你们</w:t>
      </w:r>
      <w:r>
        <w:rPr>
          <w:rFonts w:hint="eastAsia"/>
          <w:color w:val="auto"/>
          <w:sz w:val="24"/>
          <w:lang w:val="en-US" w:eastAsia="zh-CN"/>
        </w:rPr>
        <w:t>洛家</w:t>
      </w:r>
      <w:r>
        <w:rPr>
          <w:rFonts w:hint="default"/>
          <w:color w:val="auto"/>
          <w:sz w:val="24"/>
          <w:lang w:val="en-US" w:eastAsia="zh-CN"/>
        </w:rPr>
        <w:t>就是想攀高枝！你嫁得天底下最尊贵神圣的女人还不够，还要攀</w:t>
      </w:r>
      <w:r>
        <w:rPr>
          <w:rFonts w:hint="eastAsia"/>
          <w:color w:val="auto"/>
          <w:sz w:val="24"/>
          <w:lang w:val="en-US" w:eastAsia="zh-CN"/>
        </w:rPr>
        <w:t>宸王</w:t>
      </w:r>
      <w:r>
        <w:rPr>
          <w:rFonts w:hint="default"/>
          <w:color w:val="auto"/>
          <w:sz w:val="24"/>
          <w:lang w:val="en-US" w:eastAsia="zh-CN"/>
        </w:rPr>
        <w:t>，呸！这算盘响得北疆都能听见！</w:t>
      </w:r>
    </w:p>
    <w:p w14:paraId="25ECE5D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【结尾卡点】夜烬寒</w:t>
      </w:r>
      <w:r>
        <w:rPr>
          <w:rFonts w:hint="default"/>
          <w:color w:val="auto"/>
          <w:sz w:val="24"/>
          <w:lang w:val="en-US" w:eastAsia="zh-CN"/>
        </w:rPr>
        <w:t>像个无理取闹的熊孩子一样在大殿上又哭又闹，甚至原地打起滚来</w:t>
      </w:r>
      <w:r>
        <w:rPr>
          <w:rFonts w:hint="eastAsia"/>
          <w:color w:val="auto"/>
          <w:sz w:val="24"/>
          <w:lang w:val="en-US" w:eastAsia="zh-CN"/>
        </w:rPr>
        <w:t>：</w:t>
      </w:r>
      <w:r>
        <w:rPr>
          <w:rFonts w:hint="default"/>
          <w:color w:val="auto"/>
          <w:sz w:val="24"/>
          <w:lang w:val="en-US" w:eastAsia="zh-CN"/>
        </w:rPr>
        <w:t>母皇，母皇我不依！！</w:t>
      </w:r>
    </w:p>
    <w:p w14:paraId="0CF87BC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△众大臣的脸色像打翻了颜料一样五彩斑斓，精彩至极。</w:t>
      </w:r>
    </w:p>
    <w:p w14:paraId="753D4AD7">
      <w:pPr>
        <w:adjustRightInd w:val="0"/>
        <w:snapToGrid w:val="0"/>
        <w:spacing w:beforeLines="0" w:afterLines="0" w:line="360" w:lineRule="auto"/>
        <w:rPr>
          <w:rFonts w:hint="default"/>
          <w:color w:val="auto"/>
          <w:sz w:val="24"/>
          <w:lang w:val="en-US" w:eastAsia="zh-CN"/>
        </w:rPr>
      </w:pPr>
    </w:p>
    <w:p w14:paraId="2BF399DB">
      <w:pPr>
        <w:adjustRightInd w:val="0"/>
        <w:snapToGrid w:val="0"/>
        <w:spacing w:beforeLines="0" w:afterLines="0" w:line="360" w:lineRule="auto"/>
        <w:rPr>
          <w:rFonts w:hint="default"/>
          <w:color w:val="auto"/>
          <w:sz w:val="24"/>
          <w:lang w:val="en-US" w:eastAsia="zh-CN"/>
        </w:rPr>
      </w:pPr>
    </w:p>
    <w:p w14:paraId="63A51812">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第十八集</w:t>
      </w:r>
      <w:r>
        <w:rPr>
          <w:rFonts w:hint="eastAsia"/>
          <w:color w:val="auto"/>
          <w:sz w:val="24"/>
          <w:lang w:val="en-US" w:eastAsia="zh-CN"/>
        </w:rPr>
        <w:t xml:space="preserve"> 装傻大闹，曲线救人</w:t>
      </w:r>
    </w:p>
    <w:p w14:paraId="3F3A722B">
      <w:pPr>
        <w:adjustRightInd w:val="0"/>
        <w:snapToGrid w:val="0"/>
        <w:spacing w:beforeLines="0" w:afterLines="0" w:line="360" w:lineRule="auto"/>
        <w:rPr>
          <w:rFonts w:hint="eastAsia"/>
          <w:color w:val="auto"/>
          <w:sz w:val="24"/>
          <w:u w:val="single"/>
          <w:lang w:val="en-US" w:eastAsia="zh-CN"/>
        </w:rPr>
      </w:pPr>
      <w:r>
        <w:rPr>
          <w:rFonts w:hint="eastAsia"/>
          <w:color w:val="auto"/>
          <w:sz w:val="24"/>
          <w:u w:val="single"/>
          <w:lang w:val="en-US" w:eastAsia="zh-CN"/>
        </w:rPr>
        <w:t>18-1 夜 内 合欢宫宴</w:t>
      </w:r>
    </w:p>
    <w:p w14:paraId="790C4EAD">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△女帝脸色铁青，手指颤颤地指着满地打滚的</w:t>
      </w:r>
      <w:r>
        <w:rPr>
          <w:rFonts w:hint="eastAsia"/>
          <w:color w:val="auto"/>
          <w:sz w:val="24"/>
          <w:lang w:val="en-US" w:eastAsia="zh-CN"/>
        </w:rPr>
        <w:t>夜烬寒，</w:t>
      </w:r>
    </w:p>
    <w:p w14:paraId="24CEAA4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厉声道：孽障，孽障，成何体统！来人啊，还不把这孽障给我叉出去！</w:t>
      </w:r>
    </w:p>
    <w:p w14:paraId="5436FDA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夜烬寒撒泼打滚：</w:t>
      </w:r>
      <w:r>
        <w:rPr>
          <w:rFonts w:hint="default"/>
          <w:color w:val="auto"/>
          <w:sz w:val="24"/>
          <w:lang w:val="en-US" w:eastAsia="zh-CN"/>
        </w:rPr>
        <w:t>呜呜呜呜呜呜母皇！</w:t>
      </w:r>
    </w:p>
    <w:p w14:paraId="60D96E9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女帝忍无可忍：快</w:t>
      </w:r>
      <w:r>
        <w:rPr>
          <w:rFonts w:hint="default"/>
          <w:color w:val="auto"/>
          <w:sz w:val="24"/>
          <w:lang w:val="en-US" w:eastAsia="zh-CN"/>
        </w:rPr>
        <w:t>叉出去！</w:t>
      </w:r>
    </w:p>
    <w:p w14:paraId="4F490D0D">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△两个宫女一左一右地把</w:t>
      </w:r>
      <w:r>
        <w:rPr>
          <w:rFonts w:hint="eastAsia"/>
          <w:color w:val="auto"/>
          <w:sz w:val="24"/>
          <w:lang w:val="en-US" w:eastAsia="zh-CN"/>
        </w:rPr>
        <w:t>夜烬寒</w:t>
      </w:r>
      <w:r>
        <w:rPr>
          <w:rFonts w:hint="default"/>
          <w:color w:val="auto"/>
          <w:sz w:val="24"/>
          <w:lang w:val="en-US" w:eastAsia="zh-CN"/>
        </w:rPr>
        <w:t>架起来，而</w:t>
      </w:r>
      <w:r>
        <w:rPr>
          <w:rFonts w:hint="eastAsia"/>
          <w:color w:val="auto"/>
          <w:sz w:val="24"/>
          <w:lang w:val="en-US" w:eastAsia="zh-CN"/>
        </w:rPr>
        <w:t>夜烬寒</w:t>
      </w:r>
      <w:r>
        <w:rPr>
          <w:rFonts w:hint="default"/>
          <w:color w:val="auto"/>
          <w:sz w:val="24"/>
          <w:lang w:val="en-US" w:eastAsia="zh-CN"/>
        </w:rPr>
        <w:t>一边疯狂挣扎一边发疯</w:t>
      </w:r>
    </w:p>
    <w:p w14:paraId="206C355C">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啊！我不活了，我不管！我就要嫁她！哪个小贱人敢跟我抢？看我就不活撕了他！</w:t>
      </w:r>
    </w:p>
    <w:p w14:paraId="50C0D0D3">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△混乱之中，首如飞蓬一身狼狈的</w:t>
      </w:r>
      <w:r>
        <w:rPr>
          <w:rFonts w:hint="eastAsia"/>
          <w:color w:val="auto"/>
          <w:sz w:val="24"/>
          <w:lang w:val="en-US" w:eastAsia="zh-CN"/>
        </w:rPr>
        <w:t>夜烬寒</w:t>
      </w:r>
      <w:r>
        <w:rPr>
          <w:rFonts w:hint="default"/>
          <w:color w:val="auto"/>
          <w:sz w:val="24"/>
          <w:lang w:val="en-US" w:eastAsia="zh-CN"/>
        </w:rPr>
        <w:t>甚至抽空朝着一脸震惊的</w:t>
      </w:r>
      <w:r>
        <w:rPr>
          <w:rFonts w:hint="eastAsia"/>
          <w:color w:val="auto"/>
          <w:sz w:val="24"/>
          <w:lang w:val="en-US" w:eastAsia="zh-CN"/>
        </w:rPr>
        <w:t>凤昭</w:t>
      </w:r>
      <w:r>
        <w:rPr>
          <w:rFonts w:hint="default"/>
          <w:color w:val="auto"/>
          <w:sz w:val="24"/>
          <w:lang w:val="en-US" w:eastAsia="zh-CN"/>
        </w:rPr>
        <w:t>wink了一下。</w:t>
      </w:r>
    </w:p>
    <w:p w14:paraId="5177C48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：…………一时不知道该丢脸还是该感谢。</w:t>
      </w:r>
    </w:p>
    <w:p w14:paraId="11410DE9">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△随着</w:t>
      </w:r>
      <w:r>
        <w:rPr>
          <w:rFonts w:hint="eastAsia"/>
          <w:color w:val="auto"/>
          <w:sz w:val="24"/>
          <w:lang w:val="en-US" w:eastAsia="zh-CN"/>
        </w:rPr>
        <w:t>夜烬寒</w:t>
      </w:r>
      <w:r>
        <w:rPr>
          <w:rFonts w:hint="default"/>
          <w:color w:val="auto"/>
          <w:sz w:val="24"/>
          <w:lang w:val="en-US" w:eastAsia="zh-CN"/>
        </w:rPr>
        <w:t>骂骂咧咧的声音散去，偌大的宫殿，数十个人头，一片寂静。</w:t>
      </w:r>
    </w:p>
    <w:p w14:paraId="7CF25AB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女帝若无其事地轻咳一声，面不改色道：</w:t>
      </w:r>
      <w:r>
        <w:rPr>
          <w:rFonts w:hint="eastAsia"/>
          <w:color w:val="auto"/>
          <w:sz w:val="24"/>
          <w:lang w:val="en-US" w:eastAsia="zh-CN"/>
        </w:rPr>
        <w:t>咳，</w:t>
      </w:r>
      <w:r>
        <w:rPr>
          <w:rFonts w:hint="default"/>
          <w:color w:val="auto"/>
          <w:sz w:val="24"/>
          <w:lang w:val="en-US" w:eastAsia="zh-CN"/>
        </w:rPr>
        <w:t>诸位爱卿见笑了，我儿有痴病，隔三差五就要发作一回。</w:t>
      </w:r>
    </w:p>
    <w:p w14:paraId="4A211D0C">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△女帝话音刚落，底下一众臣子也都从善如流地继续该干嘛就干嘛，恍若刚才那荒唐的一幕从来没发生过一般。</w:t>
      </w:r>
    </w:p>
    <w:p w14:paraId="09ACE7B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凤昭挑眉，心中佩服os：</w:t>
      </w:r>
      <w:r>
        <w:rPr>
          <w:rFonts w:hint="default"/>
          <w:color w:val="auto"/>
          <w:sz w:val="24"/>
          <w:lang w:val="en-US" w:eastAsia="zh-CN"/>
        </w:rPr>
        <w:t>在座各位不愧是见过大世面的，心理素质全都一等一的好。</w:t>
      </w:r>
    </w:p>
    <w:p w14:paraId="74D0FE8A">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△大家各归各位，徒留女帝和</w:t>
      </w:r>
      <w:r>
        <w:rPr>
          <w:rFonts w:hint="eastAsia"/>
          <w:color w:val="auto"/>
          <w:sz w:val="24"/>
          <w:lang w:val="en-US" w:eastAsia="zh-CN"/>
        </w:rPr>
        <w:t>凤昭</w:t>
      </w:r>
      <w:r>
        <w:rPr>
          <w:rFonts w:hint="default"/>
          <w:color w:val="auto"/>
          <w:sz w:val="24"/>
          <w:lang w:val="en-US" w:eastAsia="zh-CN"/>
        </w:rPr>
        <w:t>面面相觑，一时都不知道该说什么。</w:t>
      </w:r>
    </w:p>
    <w:p w14:paraId="6AE649B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女帝眼神流转os：</w:t>
      </w:r>
      <w:r>
        <w:rPr>
          <w:rFonts w:hint="default"/>
          <w:color w:val="auto"/>
          <w:sz w:val="24"/>
          <w:lang w:val="en-US" w:eastAsia="zh-CN"/>
        </w:rPr>
        <w:t>本朝驸马不得入仕，</w:t>
      </w:r>
      <w:r>
        <w:rPr>
          <w:rFonts w:hint="eastAsia"/>
          <w:color w:val="auto"/>
          <w:sz w:val="24"/>
          <w:lang w:val="en-US" w:eastAsia="zh-CN"/>
        </w:rPr>
        <w:t>此法</w:t>
      </w:r>
      <w:r>
        <w:rPr>
          <w:rFonts w:hint="default"/>
          <w:color w:val="auto"/>
          <w:sz w:val="24"/>
          <w:lang w:val="en-US" w:eastAsia="zh-CN"/>
        </w:rPr>
        <w:t>正大光明无可指摘地断了</w:t>
      </w:r>
      <w:r>
        <w:rPr>
          <w:rFonts w:hint="eastAsia"/>
          <w:color w:val="auto"/>
          <w:sz w:val="24"/>
          <w:lang w:val="en-US" w:eastAsia="zh-CN"/>
        </w:rPr>
        <w:t>这宸王</w:t>
      </w:r>
      <w:r>
        <w:rPr>
          <w:rFonts w:hint="default"/>
          <w:color w:val="auto"/>
          <w:sz w:val="24"/>
          <w:lang w:val="en-US" w:eastAsia="zh-CN"/>
        </w:rPr>
        <w:t>的仕途。若真把</w:t>
      </w:r>
      <w:r>
        <w:rPr>
          <w:rFonts w:hint="eastAsia"/>
          <w:color w:val="auto"/>
          <w:sz w:val="24"/>
          <w:lang w:val="en-US" w:eastAsia="zh-CN"/>
        </w:rPr>
        <w:t>老六</w:t>
      </w:r>
      <w:r>
        <w:rPr>
          <w:rFonts w:hint="default"/>
          <w:color w:val="auto"/>
          <w:sz w:val="24"/>
          <w:lang w:val="en-US" w:eastAsia="zh-CN"/>
        </w:rPr>
        <w:t>许配给</w:t>
      </w:r>
      <w:r>
        <w:rPr>
          <w:rFonts w:hint="eastAsia"/>
          <w:color w:val="auto"/>
          <w:sz w:val="24"/>
          <w:lang w:val="en-US" w:eastAsia="zh-CN"/>
        </w:rPr>
        <w:t>凤昭</w:t>
      </w:r>
      <w:r>
        <w:rPr>
          <w:rFonts w:hint="default"/>
          <w:color w:val="auto"/>
          <w:sz w:val="24"/>
          <w:lang w:val="en-US" w:eastAsia="zh-CN"/>
        </w:rPr>
        <w:t>，既能甩了包袱，又能控制她，两全其美！</w:t>
      </w:r>
    </w:p>
    <w:p w14:paraId="02E9E06B">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女帝无语os：就是</w:t>
      </w:r>
      <w:r>
        <w:rPr>
          <w:rFonts w:hint="default"/>
          <w:color w:val="auto"/>
          <w:sz w:val="24"/>
          <w:lang w:val="en-US" w:eastAsia="zh-CN"/>
        </w:rPr>
        <w:t>老六这孽障</w:t>
      </w:r>
      <w:r>
        <w:rPr>
          <w:rFonts w:hint="eastAsia"/>
          <w:color w:val="auto"/>
          <w:sz w:val="24"/>
          <w:lang w:val="en-US" w:eastAsia="zh-CN"/>
        </w:rPr>
        <w:t>......</w:t>
      </w:r>
    </w:p>
    <w:p w14:paraId="321634A2">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：陛下，</w:t>
      </w:r>
      <w:r>
        <w:rPr>
          <w:rFonts w:hint="eastAsia"/>
          <w:color w:val="auto"/>
          <w:sz w:val="24"/>
          <w:lang w:val="en-US" w:eastAsia="zh-CN"/>
        </w:rPr>
        <w:t>那</w:t>
      </w:r>
      <w:r>
        <w:rPr>
          <w:rFonts w:hint="default"/>
          <w:color w:val="auto"/>
          <w:sz w:val="24"/>
          <w:lang w:val="en-US" w:eastAsia="zh-CN"/>
        </w:rPr>
        <w:t>赐婚</w:t>
      </w:r>
      <w:r>
        <w:rPr>
          <w:rFonts w:hint="eastAsia"/>
          <w:color w:val="auto"/>
          <w:sz w:val="24"/>
          <w:lang w:val="en-US" w:eastAsia="zh-CN"/>
        </w:rPr>
        <w:t>一事</w:t>
      </w:r>
      <w:r>
        <w:rPr>
          <w:rFonts w:hint="default"/>
          <w:color w:val="auto"/>
          <w:sz w:val="24"/>
          <w:lang w:val="en-US" w:eastAsia="zh-CN"/>
        </w:rPr>
        <w:t>……</w:t>
      </w:r>
    </w:p>
    <w:p w14:paraId="1D644426">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女帝立刻打断：赐什么婚？你大病初愈，婚配之事不宜操之过急，先好好将养着，过段时间再说吧。</w:t>
      </w:r>
    </w:p>
    <w:p w14:paraId="68CC784F">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洛贵君</w:t>
      </w:r>
      <w:r>
        <w:rPr>
          <w:rFonts w:hint="default"/>
          <w:color w:val="auto"/>
          <w:sz w:val="24"/>
          <w:lang w:val="en-US" w:eastAsia="zh-CN"/>
        </w:rPr>
        <w:t>似有不甘，可怜巴巴地扯了扯女帝的衣角。</w:t>
      </w:r>
    </w:p>
    <w:p w14:paraId="2C59B38A">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陛下……</w:t>
      </w:r>
    </w:p>
    <w:p w14:paraId="084E3757">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△女帝深吸一口气，不容反驳地瞥了一眼自己委委屈屈的宠夫</w:t>
      </w:r>
    </w:p>
    <w:p w14:paraId="4ACD7158">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温声道：好了，今日就此作罢。此事之后再议。</w:t>
      </w:r>
    </w:p>
    <w:p w14:paraId="10E1A29D">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愤愤不平地瞪了</w:t>
      </w:r>
      <w:r>
        <w:rPr>
          <w:rFonts w:hint="eastAsia"/>
          <w:color w:val="auto"/>
          <w:sz w:val="24"/>
          <w:lang w:val="en-US" w:eastAsia="zh-CN"/>
        </w:rPr>
        <w:t>凤昭</w:t>
      </w:r>
      <w:r>
        <w:rPr>
          <w:rFonts w:hint="default"/>
          <w:color w:val="auto"/>
          <w:sz w:val="24"/>
          <w:lang w:val="en-US" w:eastAsia="zh-CN"/>
        </w:rPr>
        <w:t>一眼：可惜，我家长兄可是少见的绝色，某些人真是不识货。</w:t>
      </w:r>
    </w:p>
    <w:p w14:paraId="22084E11">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凤昭白眼os</w:t>
      </w:r>
      <w:r>
        <w:rPr>
          <w:rFonts w:hint="default"/>
          <w:color w:val="auto"/>
          <w:sz w:val="24"/>
          <w:lang w:val="en-US" w:eastAsia="zh-CN"/>
        </w:rPr>
        <w:t>：</w:t>
      </w:r>
      <w:r>
        <w:rPr>
          <w:rFonts w:hint="eastAsia"/>
          <w:color w:val="auto"/>
          <w:sz w:val="24"/>
          <w:lang w:val="en-US" w:eastAsia="zh-CN"/>
        </w:rPr>
        <w:t>没事吧癫公</w:t>
      </w:r>
      <w:r>
        <w:rPr>
          <w:rFonts w:hint="default"/>
          <w:color w:val="auto"/>
          <w:sz w:val="24"/>
          <w:lang w:val="en-US" w:eastAsia="zh-CN"/>
        </w:rPr>
        <w:t>。你</w:t>
      </w:r>
      <w:r>
        <w:rPr>
          <w:rFonts w:hint="eastAsia"/>
          <w:color w:val="auto"/>
          <w:sz w:val="24"/>
          <w:lang w:val="en-US" w:eastAsia="zh-CN"/>
        </w:rPr>
        <w:t>当你</w:t>
      </w:r>
      <w:r>
        <w:rPr>
          <w:rFonts w:hint="default"/>
          <w:color w:val="auto"/>
          <w:sz w:val="24"/>
          <w:lang w:val="en-US" w:eastAsia="zh-CN"/>
        </w:rPr>
        <w:t>长兄</w:t>
      </w:r>
      <w:r>
        <w:rPr>
          <w:rFonts w:hint="eastAsia"/>
          <w:color w:val="auto"/>
          <w:sz w:val="24"/>
          <w:lang w:val="en-US" w:eastAsia="zh-CN"/>
        </w:rPr>
        <w:t>彭于晏</w:t>
      </w:r>
      <w:r>
        <w:rPr>
          <w:rFonts w:hint="default"/>
          <w:color w:val="auto"/>
          <w:sz w:val="24"/>
          <w:lang w:val="en-US" w:eastAsia="zh-CN"/>
        </w:rPr>
        <w:t>啊。</w:t>
      </w:r>
    </w:p>
    <w:p w14:paraId="449347B9">
      <w:pPr>
        <w:adjustRightInd w:val="0"/>
        <w:snapToGrid w:val="0"/>
        <w:spacing w:beforeLines="0" w:afterLines="0" w:line="360" w:lineRule="auto"/>
        <w:rPr>
          <w:rFonts w:hint="default"/>
          <w:color w:val="auto"/>
          <w:sz w:val="24"/>
          <w:lang w:val="en-US" w:eastAsia="zh-CN"/>
        </w:rPr>
      </w:pPr>
    </w:p>
    <w:p w14:paraId="2FE43A10">
      <w:pPr>
        <w:adjustRightInd w:val="0"/>
        <w:snapToGrid w:val="0"/>
        <w:spacing w:beforeLines="0" w:afterLines="0" w:line="360" w:lineRule="auto"/>
        <w:rPr>
          <w:rFonts w:hint="default"/>
          <w:color w:val="auto"/>
          <w:sz w:val="24"/>
          <w:lang w:val="en-US" w:eastAsia="zh-CN"/>
        </w:rPr>
      </w:pPr>
    </w:p>
    <w:p w14:paraId="3A7391D6">
      <w:pPr>
        <w:adjustRightInd w:val="0"/>
        <w:snapToGrid w:val="0"/>
        <w:spacing w:beforeLines="0" w:afterLines="0" w:line="360" w:lineRule="auto"/>
        <w:rPr>
          <w:rFonts w:hint="eastAsia"/>
          <w:b/>
          <w:bCs/>
          <w:color w:val="auto"/>
          <w:sz w:val="24"/>
          <w:lang w:val="en-US" w:eastAsia="zh-CN"/>
        </w:rPr>
      </w:pPr>
      <w:r>
        <w:rPr>
          <w:rFonts w:hint="eastAsia"/>
          <w:b/>
          <w:bCs/>
          <w:color w:val="auto"/>
          <w:sz w:val="24"/>
          <w:lang w:val="en-US" w:eastAsia="zh-CN"/>
        </w:rPr>
        <w:t>第十九集 宸王夜探，阿弯沉沦</w:t>
      </w:r>
    </w:p>
    <w:p w14:paraId="706C8854">
      <w:pPr>
        <w:adjustRightInd w:val="0"/>
        <w:snapToGrid w:val="0"/>
        <w:spacing w:beforeLines="0" w:afterLines="0" w:line="360" w:lineRule="auto"/>
        <w:rPr>
          <w:rFonts w:hint="eastAsia"/>
          <w:b/>
          <w:bCs/>
          <w:color w:val="auto"/>
          <w:sz w:val="24"/>
          <w:lang w:val="en-US" w:eastAsia="zh-CN"/>
        </w:rPr>
      </w:pPr>
      <w:r>
        <w:rPr>
          <w:rFonts w:hint="eastAsia"/>
          <w:b/>
          <w:bCs/>
          <w:color w:val="auto"/>
          <w:sz w:val="24"/>
          <w:lang w:val="en-US" w:eastAsia="zh-CN"/>
        </w:rPr>
        <w:t>19-1 黄昏 外 细伶阁</w:t>
      </w:r>
    </w:p>
    <w:p w14:paraId="61960E6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△天色未晚，阁外却已经没有宫人行动的痕迹了，阁外宫灯也未点。</w:t>
      </w:r>
    </w:p>
    <w:p w14:paraId="2A16AAFF">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△凤昭纵身一跃，很轻巧地攀上了阁楼的外墙，三两下就爬到了屋顶。只有顶楼亮着光。</w:t>
      </w:r>
    </w:p>
    <w:p w14:paraId="06F0363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这住处隔音很差，她能清晰地听见屋内人倒酒、跌盏，醉醺醺的声音。</w:t>
      </w:r>
    </w:p>
    <w:p w14:paraId="53F5903B">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“朝殿靡音、人迷眼……”“……众里依约，见神仙……”</w:t>
      </w:r>
    </w:p>
    <w:p w14:paraId="1F17F8C6">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啪。</w:t>
      </w:r>
    </w:p>
    <w:p w14:paraId="5FC28B9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△下一瞬传出琉璃酒杯摔碎的声音。</w:t>
      </w:r>
    </w:p>
    <w:p w14:paraId="71B3338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△随着声音的移动方向，凤昭也跟着在屋顶上挪动位置，很快便见到了那个穿着一身雪白广袖直裾的身影。</w:t>
      </w:r>
    </w:p>
    <w:p w14:paraId="37390E83">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△夜烬寒长发凌乱，衣服上到处都是红梅般殷红点点的酒渍，身形踉跄赤足走到露台边。</w:t>
      </w:r>
    </w:p>
    <w:p w14:paraId="34A4CC3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夜烬寒反复念叨着这两句诗：朝殿靡音人迷眼，众里依约见神仙……</w:t>
      </w:r>
    </w:p>
    <w:p w14:paraId="1E03424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夜烬寒：凤昭……</w:t>
      </w:r>
      <w:r>
        <w:rPr>
          <w:rFonts w:hint="eastAsia"/>
          <w:b w:val="0"/>
          <w:bCs w:val="0"/>
          <w:color w:val="auto"/>
          <w:sz w:val="24"/>
          <w:szCs w:val="24"/>
          <w:lang w:val="en-US" w:eastAsia="zh-CN"/>
        </w:rPr>
        <w:t>灵晗</w:t>
      </w:r>
      <w:r>
        <w:rPr>
          <w:rFonts w:hint="eastAsia"/>
          <w:b w:val="0"/>
          <w:bCs w:val="0"/>
          <w:color w:val="auto"/>
          <w:sz w:val="24"/>
          <w:lang w:val="en-US" w:eastAsia="zh-CN"/>
        </w:rPr>
        <w:t>！</w:t>
      </w:r>
    </w:p>
    <w:p w14:paraId="0DAABEF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△他忽然提高了音调大喊，把凤昭吓了一跳，还以为爬屋顶偷窥被他发现了。</w:t>
      </w:r>
    </w:p>
    <w:p w14:paraId="62575C2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夜烬寒：这破地方、烧光就好了。带、带我走……在这里待的每时每刻，都恶心透了……恶心，恶心……</w:t>
      </w:r>
    </w:p>
    <w:p w14:paraId="5FF39503">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△手中的酒杯跌落在地上，骨碌碌滚出很远，酒液撒了一地，殷红如血。夜烬寒浑身无力地跌坐在地上。</w:t>
      </w:r>
    </w:p>
    <w:p w14:paraId="7A0F4E6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夜烬寒：皇宫，夜氏，天姒……通通毁了就好了，天上怎么不降点陨石砸死我啊！</w:t>
      </w:r>
    </w:p>
    <w:p w14:paraId="43C97221">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凤昭无语os：……怎么越说越离谱了。被闲杂人等听到了可是要掉脑袋的。</w:t>
      </w:r>
    </w:p>
    <w:p w14:paraId="7C6820FC">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△夜烬寒喃喃够了，正想抬手喝酒，却忽然愣愣地发现手中没了酒杯，美酒也洒了一地。他忽然破防，疯狂地嘶吼</w:t>
      </w:r>
    </w:p>
    <w:p w14:paraId="0DA0002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夜烬寒：都欺负我，都欺负我！！爹的，不活了，我不活了！</w:t>
      </w:r>
    </w:p>
    <w:p w14:paraId="2D3E447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△他忽然一下窜起来，抬腿就爬上露台栏杆，很有要从四楼一跃而下的架势。</w:t>
      </w:r>
    </w:p>
    <w:p w14:paraId="612A7FC6">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△凤昭吓了一大跳，下意识飞身而下，一把抱住夜烬寒的腰将他从露台栏杆上强硬地扯了下来</w:t>
      </w:r>
    </w:p>
    <w:p w14:paraId="7D9D54C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凤昭骂道：你不要命了？夜烬寒，你冷静一点！跳下去可就什么都没有了！</w:t>
      </w:r>
    </w:p>
    <w:p w14:paraId="1C9409B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夜烬寒红着眼，任由冷风将他的头发吹的凌乱不堪</w:t>
      </w:r>
    </w:p>
    <w:p w14:paraId="4851747C">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夜烬寒声音破碎阴翳：没有就没有……我本就什么都没有！死之前，我要让所有人给我陪葬……</w:t>
      </w:r>
    </w:p>
    <w:p w14:paraId="1F6D5981">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△凤昭双臂用力把他抬起来，，将整个人稳稳抗在肩头，大步往内室走去。她越过一片狼藉，将人拖到榻上。</w:t>
      </w:r>
    </w:p>
    <w:p w14:paraId="4BDA182E">
      <w:pPr>
        <w:adjustRightInd w:val="0"/>
        <w:snapToGrid w:val="0"/>
        <w:spacing w:beforeLines="0" w:afterLines="0" w:line="360" w:lineRule="auto"/>
        <w:rPr>
          <w:rFonts w:hint="eastAsia"/>
          <w:b w:val="0"/>
          <w:bCs w:val="0"/>
          <w:color w:val="auto"/>
          <w:sz w:val="24"/>
          <w:lang w:val="en-US" w:eastAsia="zh-CN"/>
        </w:rPr>
      </w:pPr>
    </w:p>
    <w:p w14:paraId="273F71CC">
      <w:pPr>
        <w:adjustRightInd w:val="0"/>
        <w:snapToGrid w:val="0"/>
        <w:spacing w:beforeLines="0" w:afterLines="0" w:line="360" w:lineRule="auto"/>
        <w:rPr>
          <w:rFonts w:hint="eastAsia"/>
          <w:b/>
          <w:bCs/>
          <w:color w:val="auto"/>
          <w:sz w:val="24"/>
          <w:lang w:val="en-US" w:eastAsia="zh-CN"/>
        </w:rPr>
      </w:pPr>
      <w:r>
        <w:rPr>
          <w:rFonts w:hint="eastAsia"/>
          <w:b/>
          <w:bCs/>
          <w:color w:val="auto"/>
          <w:sz w:val="24"/>
          <w:lang w:val="en-US" w:eastAsia="zh-CN"/>
        </w:rPr>
        <w:t>19-2 黄昏 内 细伶阁</w:t>
      </w:r>
    </w:p>
    <w:p w14:paraId="078542F3">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△摔在榻上的夜烬寒傻了良久，抬着一双湿漉漉雾蒙蒙的眼睛怔怔地望着她，像是在努力辨认她是谁。</w:t>
      </w:r>
    </w:p>
    <w:p w14:paraId="70CCFACF">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夜烬寒醉醺醺开口：你，你是来绑架我的吗？</w:t>
      </w:r>
    </w:p>
    <w:p w14:paraId="191A63A1">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△凤昭抱着双臂，俯视夜烬寒</w:t>
      </w:r>
    </w:p>
    <w:p w14:paraId="7578234F">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凤昭故作凶狠道：是啊，把你绑出宫去卖了。</w:t>
      </w:r>
    </w:p>
    <w:p w14:paraId="0490B546">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夜烬寒眼睛一亮：真的？</w:t>
      </w:r>
    </w:p>
    <w:p w14:paraId="18BCB6A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凤昭缓缓开口：看你脸蛋长得不错，身材也好，卖给别人最合适。</w:t>
      </w:r>
    </w:p>
    <w:p w14:paraId="1313691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夜烬寒期待地点点头：嗯嗯！</w:t>
      </w:r>
    </w:p>
    <w:p w14:paraId="10F0AAB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△凤昭笑着看向他的肚子，故意恐吓他</w:t>
      </w:r>
    </w:p>
    <w:p w14:paraId="0158097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凤昭：你确定？天姒朝的贵君可不好伺候，你…真的遭得住？</w:t>
      </w:r>
    </w:p>
    <w:p w14:paraId="564335B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△在凤昭阴森森的眼神与语气中，夜烬寒下意识地抱住了自己身子。</w:t>
      </w:r>
    </w:p>
    <w:p w14:paraId="0C06EF77">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夜烬寒讪讪道：那、那就算了……</w:t>
      </w:r>
    </w:p>
    <w:p w14:paraId="7202594C">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凤昭挑眉：嗯？这可由不得你。</w:t>
      </w:r>
    </w:p>
    <w:p w14:paraId="45887414">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△夜烬寒咽了咽口水，悄悄缩缩腿将自己团成一团，努力凶狠</w:t>
      </w:r>
    </w:p>
    <w:p w14:paraId="0CF2AEE8">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夜烬寒：我、我有妻主了！她可是天姒第一混不吝，惹了她，皇子皇女也照样揍的，你要是敢卖我，她会活扒了你的皮！</w:t>
      </w:r>
    </w:p>
    <w:p w14:paraId="315296C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凤昭心中微微震惊，无奈os：……这个天姒第一混不吝，该不会是我吧。</w:t>
      </w:r>
    </w:p>
    <w:p w14:paraId="6B077B93">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△凤昭耸耸肩，无所谓地说着，脸上露出一抹阴险的笑，朝他伸出了罪恶的手</w:t>
      </w:r>
    </w:p>
    <w:p w14:paraId="073FE2DC">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凤昭：那你把她叫来吧。看她快还是我快。</w:t>
      </w:r>
    </w:p>
    <w:p w14:paraId="1EF1B0C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△夜烬寒脸上闪过一丝惊恐，鸵鸟一样抱住头紧紧闭上了眼睛，微微颤抖</w:t>
      </w:r>
    </w:p>
    <w:p w14:paraId="550D5361">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夜烬寒：不要！</w:t>
      </w:r>
    </w:p>
    <w:p w14:paraId="5BF1AA0C">
      <w:pPr>
        <w:adjustRightInd w:val="0"/>
        <w:snapToGrid w:val="0"/>
        <w:spacing w:beforeLines="0" w:afterLines="0" w:line="360" w:lineRule="auto"/>
        <w:rPr>
          <w:rFonts w:hint="eastAsia"/>
          <w:b/>
          <w:bCs/>
          <w:color w:val="auto"/>
          <w:sz w:val="24"/>
          <w:lang w:val="en-US" w:eastAsia="zh-CN"/>
        </w:rPr>
      </w:pPr>
    </w:p>
    <w:p w14:paraId="073D4A0A">
      <w:pPr>
        <w:adjustRightInd w:val="0"/>
        <w:snapToGrid w:val="0"/>
        <w:spacing w:beforeLines="0" w:afterLines="0" w:line="360" w:lineRule="auto"/>
        <w:rPr>
          <w:rFonts w:hint="eastAsia"/>
          <w:b/>
          <w:bCs/>
          <w:color w:val="auto"/>
          <w:sz w:val="24"/>
          <w:lang w:val="en-US" w:eastAsia="zh-CN"/>
        </w:rPr>
      </w:pPr>
    </w:p>
    <w:p w14:paraId="68E8C806">
      <w:pPr>
        <w:adjustRightInd w:val="0"/>
        <w:snapToGrid w:val="0"/>
        <w:spacing w:beforeLines="0" w:afterLines="0" w:line="360" w:lineRule="auto"/>
        <w:rPr>
          <w:rFonts w:hint="eastAsia"/>
          <w:b/>
          <w:bCs/>
          <w:color w:val="auto"/>
          <w:sz w:val="24"/>
          <w:lang w:val="en-US" w:eastAsia="zh-CN"/>
        </w:rPr>
      </w:pPr>
    </w:p>
    <w:p w14:paraId="5D4F22B1">
      <w:pPr>
        <w:adjustRightInd w:val="0"/>
        <w:snapToGrid w:val="0"/>
        <w:spacing w:beforeLines="0" w:afterLines="0" w:line="360" w:lineRule="auto"/>
        <w:rPr>
          <w:rFonts w:hint="eastAsia"/>
          <w:b/>
          <w:bCs/>
          <w:color w:val="auto"/>
          <w:sz w:val="24"/>
          <w:lang w:val="en-US" w:eastAsia="zh-CN"/>
        </w:rPr>
      </w:pPr>
      <w:r>
        <w:rPr>
          <w:rFonts w:hint="eastAsia"/>
          <w:b/>
          <w:bCs/>
          <w:color w:val="auto"/>
          <w:sz w:val="24"/>
          <w:lang w:val="en-US" w:eastAsia="zh-CN"/>
        </w:rPr>
        <w:t>第二十集 宸王怜惜，美男主动</w:t>
      </w:r>
    </w:p>
    <w:p w14:paraId="36B89252">
      <w:pPr>
        <w:adjustRightInd w:val="0"/>
        <w:snapToGrid w:val="0"/>
        <w:spacing w:beforeLines="0" w:afterLines="0" w:line="360" w:lineRule="auto"/>
        <w:rPr>
          <w:rFonts w:hint="eastAsia"/>
          <w:b/>
          <w:bCs/>
          <w:color w:val="auto"/>
          <w:sz w:val="24"/>
          <w:lang w:val="en-US" w:eastAsia="zh-CN"/>
        </w:rPr>
      </w:pPr>
      <w:r>
        <w:rPr>
          <w:rFonts w:hint="eastAsia"/>
          <w:b/>
          <w:bCs/>
          <w:color w:val="auto"/>
          <w:sz w:val="24"/>
          <w:lang w:val="en-US" w:eastAsia="zh-CN"/>
        </w:rPr>
        <w:t>20-1黄昏 内 细伶阁</w:t>
      </w:r>
    </w:p>
    <w:p w14:paraId="1F3792F0">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△凤昭原本打算揪他衣领把人提起来的动作，非常自然地转变成了抚慰，轻轻地摸了摸他的发顶。</w:t>
      </w:r>
    </w:p>
    <w:p w14:paraId="630B374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△夜烬寒无助地一缩，却察觉到了头顶温柔的动作，浓密的长睫像羽毛似的抖了抖，带着一丝迷茫和疑惑，缓缓睁开。</w:t>
      </w:r>
    </w:p>
    <w:p w14:paraId="7ED2F3F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△模糊的视线中，近在咫尺的人的面容却渐渐清晰。</w:t>
      </w:r>
    </w:p>
    <w:p w14:paraId="25908C04">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△夜烬寒惊讶地睁大双眼。</w:t>
      </w:r>
    </w:p>
    <w:p w14:paraId="4823064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△他反复确认好几遍，忽然张开双臂，广袖飞舞，义无反顾地扑进了凤昭的怀里</w:t>
      </w:r>
    </w:p>
    <w:p w14:paraId="44B17E7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w:t>
      </w:r>
      <w:r>
        <w:rPr>
          <w:rFonts w:hint="eastAsia"/>
          <w:b w:val="0"/>
          <w:bCs w:val="0"/>
          <w:color w:val="auto"/>
          <w:sz w:val="24"/>
          <w:szCs w:val="24"/>
          <w:lang w:val="en-US" w:eastAsia="zh-CN"/>
        </w:rPr>
        <w:t>灵晗</w:t>
      </w:r>
      <w:r>
        <w:rPr>
          <w:rFonts w:hint="eastAsia"/>
          <w:b w:val="0"/>
          <w:bCs w:val="0"/>
          <w:color w:val="auto"/>
          <w:sz w:val="24"/>
          <w:lang w:val="en-US" w:eastAsia="zh-CN"/>
        </w:rPr>
        <w:t>，</w:t>
      </w:r>
      <w:r>
        <w:rPr>
          <w:rFonts w:hint="eastAsia"/>
          <w:b w:val="0"/>
          <w:bCs w:val="0"/>
          <w:color w:val="auto"/>
          <w:sz w:val="24"/>
          <w:szCs w:val="24"/>
          <w:lang w:val="en-US" w:eastAsia="zh-CN"/>
        </w:rPr>
        <w:t>灵晗</w:t>
      </w:r>
      <w:r>
        <w:rPr>
          <w:rFonts w:hint="eastAsia"/>
          <w:b w:val="0"/>
          <w:bCs w:val="0"/>
          <w:color w:val="auto"/>
          <w:sz w:val="24"/>
          <w:lang w:val="en-US" w:eastAsia="zh-CN"/>
        </w:rPr>
        <w:t>……你来啦。你终于来了</w:t>
      </w:r>
    </w:p>
    <w:p w14:paraId="6935EA0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△夜烬寒紧紧搂住凤昭的脖颈，将脸埋在她颈窝里，小动物一样依恋地蹭了又蹭</w:t>
      </w:r>
    </w:p>
    <w:p w14:paraId="3A2EB5D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△凤昭愣了片刻，心情有些复杂。想了想，还是抬手揽上他的后背，哄孩子一样轻轻拍着</w:t>
      </w:r>
    </w:p>
    <w:p w14:paraId="76E44C94">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凤昭：……别怕。</w:t>
      </w:r>
    </w:p>
    <w:p w14:paraId="02A34177">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夜烬寒：带我走吧。我不喜欢细伶阁，讨厌皇宫，我要坏掉了。我不想烂在这个破地方。</w:t>
      </w:r>
    </w:p>
    <w:p w14:paraId="57830A0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凤昭垂眸苍白地安慰道：不会的。</w:t>
      </w:r>
    </w:p>
    <w:p w14:paraId="4F661E58">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夜烬寒眼神空洞喃喃：</w:t>
      </w:r>
      <w:r>
        <w:rPr>
          <w:rFonts w:hint="eastAsia"/>
          <w:b w:val="0"/>
          <w:bCs w:val="0"/>
          <w:color w:val="auto"/>
          <w:sz w:val="24"/>
          <w:szCs w:val="24"/>
          <w:lang w:val="en-US" w:eastAsia="zh-CN"/>
        </w:rPr>
        <w:t>灵晗</w:t>
      </w:r>
      <w:r>
        <w:rPr>
          <w:rFonts w:hint="eastAsia"/>
          <w:b w:val="0"/>
          <w:bCs w:val="0"/>
          <w:color w:val="auto"/>
          <w:sz w:val="24"/>
          <w:lang w:val="en-US" w:eastAsia="zh-CN"/>
        </w:rPr>
        <w:t>，你住的地方叫什么名字呀。</w:t>
      </w:r>
    </w:p>
    <w:p w14:paraId="2FE0A5E0">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凤昭：宸王府。</w:t>
      </w:r>
    </w:p>
    <w:p w14:paraId="76D5B0C1">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△夜烬寒埋着的脑袋用力摇了摇，柔软的头发蹭得她有些痒。</w:t>
      </w:r>
    </w:p>
    <w:p w14:paraId="2C08E7C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夜烬寒执拗地追问：不对，不对。</w:t>
      </w:r>
      <w:r>
        <w:rPr>
          <w:rFonts w:hint="eastAsia"/>
          <w:b w:val="0"/>
          <w:bCs w:val="0"/>
          <w:color w:val="auto"/>
          <w:sz w:val="24"/>
          <w:szCs w:val="24"/>
          <w:lang w:val="en-US" w:eastAsia="zh-CN"/>
        </w:rPr>
        <w:t>灵晗</w:t>
      </w:r>
      <w:r>
        <w:rPr>
          <w:rFonts w:hint="eastAsia"/>
          <w:b w:val="0"/>
          <w:bCs w:val="0"/>
          <w:color w:val="auto"/>
          <w:sz w:val="24"/>
          <w:lang w:val="en-US" w:eastAsia="zh-CN"/>
        </w:rPr>
        <w:t>，你的居所叫什么名字？</w:t>
      </w:r>
    </w:p>
    <w:p w14:paraId="7B2440B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凤昭神色柔软了一瞬：长欢殿。</w:t>
      </w:r>
    </w:p>
    <w:p w14:paraId="6828E254">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夜烬寒眼神眸光重现：长欢殿……真好听。</w:t>
      </w:r>
    </w:p>
    <w:p w14:paraId="0D0B48DC">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△夜烬寒欣喜地笑了笑，忽然抬首和凤昭面对面，那容颜在昏暗的烛火下显得美丽异常，让凤昭愣神了许久。</w:t>
      </w:r>
    </w:p>
    <w:p w14:paraId="7214EC8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△夜烬寒轻声吟着，亲昵地凑近，慢悠悠地和她蹭了蹭鼻尖</w:t>
      </w:r>
    </w:p>
    <w:p w14:paraId="6A108B59">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夜烬寒：芳年长好长欢夜，满意同心同梦人。我想做</w:t>
      </w:r>
      <w:r>
        <w:rPr>
          <w:rFonts w:hint="eastAsia"/>
          <w:b w:val="0"/>
          <w:bCs w:val="0"/>
          <w:color w:val="auto"/>
          <w:sz w:val="24"/>
          <w:szCs w:val="24"/>
          <w:lang w:val="en-US" w:eastAsia="zh-CN"/>
        </w:rPr>
        <w:t>灵晗</w:t>
      </w:r>
      <w:r>
        <w:rPr>
          <w:rFonts w:hint="eastAsia"/>
          <w:b w:val="0"/>
          <w:bCs w:val="0"/>
          <w:color w:val="auto"/>
          <w:sz w:val="24"/>
          <w:lang w:val="en-US" w:eastAsia="zh-CN"/>
        </w:rPr>
        <w:t>的同心同梦人……和你共住……长好长欢殿。</w:t>
      </w:r>
    </w:p>
    <w:p w14:paraId="66EFFACE">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△夜烬寒搂着她的脖颈，蹭着她的鼻尖</w:t>
      </w:r>
    </w:p>
    <w:p w14:paraId="7B800F05">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夜烬寒os：同心同梦人，共住长好长欢殿……好像，也不是不行。</w:t>
      </w:r>
    </w:p>
    <w:p w14:paraId="2059AFE0">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凤昭轻声开口：夜烬寒。</w:t>
      </w:r>
    </w:p>
    <w:p w14:paraId="70C0067D">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△凤昭微微往前一送，很轻松就亲到了他，轻轻发出“啾”得一声响。</w:t>
      </w:r>
    </w:p>
    <w:p w14:paraId="5107C2E2">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△夜烬寒睁大眼睛，懵懵地望着她。</w:t>
      </w:r>
    </w:p>
    <w:p w14:paraId="0405668F">
      <w:pPr>
        <w:adjustRightInd w:val="0"/>
        <w:snapToGrid w:val="0"/>
        <w:spacing w:beforeLines="0" w:afterLines="0" w:line="360" w:lineRule="auto"/>
        <w:rPr>
          <w:rFonts w:hint="eastAsia"/>
          <w:b w:val="0"/>
          <w:bCs w:val="0"/>
          <w:color w:val="auto"/>
          <w:sz w:val="24"/>
          <w:lang w:val="en-US" w:eastAsia="zh-CN"/>
        </w:rPr>
      </w:pPr>
      <w:r>
        <w:rPr>
          <w:rFonts w:hint="eastAsia"/>
          <w:b w:val="0"/>
          <w:bCs w:val="0"/>
          <w:color w:val="auto"/>
          <w:sz w:val="24"/>
          <w:lang w:val="en-US" w:eastAsia="zh-CN"/>
        </w:rPr>
        <w:t>△凤昭又忍不住亲了一下。</w:t>
      </w:r>
    </w:p>
    <w:p w14:paraId="7BD2EADB">
      <w:pPr>
        <w:adjustRightInd w:val="0"/>
        <w:snapToGrid w:val="0"/>
        <w:spacing w:beforeLines="0" w:afterLines="0" w:line="360" w:lineRule="auto"/>
        <w:rPr>
          <w:rFonts w:hint="default"/>
          <w:color w:val="auto"/>
          <w:sz w:val="24"/>
          <w:lang w:val="en-US" w:eastAsia="zh-CN"/>
        </w:rPr>
      </w:pPr>
      <w:r>
        <w:rPr>
          <w:rFonts w:hint="eastAsia"/>
          <w:b/>
          <w:bCs/>
          <w:color w:val="auto"/>
          <w:sz w:val="24"/>
          <w:lang w:val="en-US" w:eastAsia="zh-CN"/>
        </w:rPr>
        <w:t>【结尾卡点】然而还没等她说话，夜烬寒却忽然主动凑了上来将她轻轻翻倒。</w:t>
      </w:r>
    </w:p>
    <w:p w14:paraId="70922157">
      <w:pPr>
        <w:adjustRightInd w:val="0"/>
        <w:snapToGrid w:val="0"/>
        <w:spacing w:beforeLines="0" w:afterLines="0" w:line="360" w:lineRule="auto"/>
        <w:rPr>
          <w:rFonts w:hint="eastAsia"/>
          <w:color w:val="auto"/>
          <w:sz w:val="24"/>
        </w:rPr>
      </w:pPr>
      <w:r>
        <w:rPr>
          <w:rFonts w:hint="eastAsia"/>
          <w:color w:val="auto"/>
          <w:sz w:val="24"/>
        </w:rPr>
        <w:t>叮——系统清脆提示音</w:t>
      </w:r>
    </w:p>
    <w:p w14:paraId="016B5470">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eastAsia="zh-CN"/>
        </w:rPr>
        <w:t>夜烬寒</w:t>
      </w:r>
      <w:r>
        <w:rPr>
          <w:rFonts w:hint="eastAsia"/>
          <w:color w:val="auto"/>
          <w:sz w:val="24"/>
        </w:rPr>
        <w:t>达成“</w:t>
      </w:r>
      <w:r>
        <w:rPr>
          <w:rFonts w:hint="eastAsia"/>
          <w:color w:val="auto"/>
          <w:sz w:val="24"/>
          <w:lang w:eastAsia="zh-CN"/>
        </w:rPr>
        <w:t>情定终生</w:t>
      </w:r>
      <w:r>
        <w:rPr>
          <w:rFonts w:hint="eastAsia"/>
          <w:color w:val="auto"/>
          <w:sz w:val="24"/>
        </w:rPr>
        <w:t>”成就！解锁十年寿元！】</w:t>
      </w:r>
    </w:p>
    <w:p w14:paraId="0A9AA0E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烛影摇曳，酒香醉人。</w:t>
      </w:r>
    </w:p>
    <w:p w14:paraId="383E5563">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天完全黑了。</w:t>
      </w:r>
    </w:p>
    <w:p w14:paraId="6737E2CB">
      <w:pPr>
        <w:adjustRightInd w:val="0"/>
        <w:snapToGrid w:val="0"/>
        <w:spacing w:beforeLines="0" w:afterLines="0" w:line="360" w:lineRule="auto"/>
        <w:rPr>
          <w:rFonts w:hint="eastAsia"/>
          <w:color w:val="auto"/>
          <w:sz w:val="24"/>
          <w:highlight w:val="yellow"/>
          <w:lang w:val="en-US" w:eastAsia="zh-CN"/>
        </w:rPr>
      </w:pPr>
      <w:r>
        <w:rPr>
          <w:rFonts w:hint="eastAsia"/>
          <w:color w:val="auto"/>
          <w:sz w:val="24"/>
          <w:highlight w:val="yellow"/>
          <w:lang w:val="en-US" w:eastAsia="zh-CN"/>
        </w:rPr>
        <w:t>（二卡卡点）</w:t>
      </w:r>
    </w:p>
    <w:p w14:paraId="44E01A95">
      <w:pPr>
        <w:bidi w:val="0"/>
        <w:adjustRightInd w:val="0"/>
        <w:snapToGrid w:val="0"/>
        <w:spacing w:beforeLines="0" w:afterLines="0" w:line="360" w:lineRule="auto"/>
        <w:rPr>
          <w:rFonts w:hint="default" w:asciiTheme="minorHAnsi" w:hAnsiTheme="minorHAnsi" w:eastAsiaTheme="minorEastAsia" w:cstheme="minorBidi"/>
          <w:color w:val="auto"/>
          <w:kern w:val="2"/>
          <w:sz w:val="24"/>
          <w:szCs w:val="24"/>
          <w:lang w:val="en-US" w:eastAsia="zh-CN" w:bidi="ar-SA"/>
        </w:rPr>
      </w:pPr>
    </w:p>
    <w:p w14:paraId="13BA7A3C">
      <w:pPr>
        <w:bidi w:val="0"/>
        <w:adjustRightInd w:val="0"/>
        <w:snapToGrid w:val="0"/>
        <w:spacing w:beforeLines="0" w:afterLines="0" w:line="360" w:lineRule="auto"/>
        <w:jc w:val="left"/>
        <w:rPr>
          <w:rFonts w:hint="default"/>
          <w:color w:val="auto"/>
          <w:sz w:val="24"/>
          <w:lang w:val="en-US" w:eastAsia="zh-CN"/>
        </w:rPr>
      </w:pPr>
    </w:p>
    <w:p w14:paraId="7AC03730">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第二十</w:t>
      </w:r>
      <w:r>
        <w:rPr>
          <w:rFonts w:hint="eastAsia"/>
          <w:b/>
          <w:bCs/>
          <w:color w:val="auto"/>
          <w:sz w:val="24"/>
          <w:szCs w:val="24"/>
          <w:lang w:val="en-US" w:eastAsia="zh-CN"/>
        </w:rPr>
        <w:t>一</w:t>
      </w:r>
      <w:r>
        <w:rPr>
          <w:rFonts w:hint="eastAsia"/>
          <w:b/>
          <w:bCs/>
          <w:color w:val="auto"/>
          <w:sz w:val="24"/>
          <w:lang w:val="en-US" w:eastAsia="zh-CN"/>
        </w:rPr>
        <w:t>集</w:t>
      </w:r>
      <w:r>
        <w:rPr>
          <w:rFonts w:hint="eastAsia"/>
          <w:color w:val="auto"/>
          <w:sz w:val="24"/>
          <w:lang w:val="en-US" w:eastAsia="zh-CN"/>
        </w:rPr>
        <w:t xml:space="preserve"> 夜殿密谈 非她不可</w:t>
      </w:r>
    </w:p>
    <w:p w14:paraId="4C225178">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2</w:t>
      </w:r>
      <w:r>
        <w:rPr>
          <w:rFonts w:hint="eastAsia"/>
          <w:color w:val="auto"/>
          <w:sz w:val="24"/>
          <w:szCs w:val="24"/>
          <w:u w:val="single"/>
          <w:lang w:val="en-US" w:eastAsia="zh-CN"/>
        </w:rPr>
        <w:t>1</w:t>
      </w:r>
      <w:r>
        <w:rPr>
          <w:rFonts w:hint="eastAsia"/>
          <w:color w:val="auto"/>
          <w:sz w:val="24"/>
          <w:u w:val="single"/>
          <w:lang w:val="en-US" w:eastAsia="zh-CN"/>
        </w:rPr>
        <w:t>-1 夜 内 洛贵君寝宫</w:t>
      </w:r>
    </w:p>
    <w:p w14:paraId="26F979F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△夜色已深，</w:t>
      </w:r>
      <w:r>
        <w:rPr>
          <w:rFonts w:hint="eastAsia"/>
          <w:color w:val="auto"/>
          <w:sz w:val="24"/>
          <w:lang w:val="en-US" w:eastAsia="zh-CN"/>
        </w:rPr>
        <w:t>洛贵君</w:t>
      </w:r>
      <w:r>
        <w:rPr>
          <w:rFonts w:hint="default"/>
          <w:color w:val="auto"/>
          <w:sz w:val="24"/>
          <w:lang w:val="en-US" w:eastAsia="zh-CN"/>
        </w:rPr>
        <w:t>的寝殿灯火却未灭。</w:t>
      </w:r>
      <w:r>
        <w:rPr>
          <w:rFonts w:hint="eastAsia"/>
          <w:color w:val="auto"/>
          <w:sz w:val="24"/>
          <w:lang w:val="en-US" w:eastAsia="zh-CN"/>
        </w:rPr>
        <w:t>洛贵君</w:t>
      </w:r>
      <w:r>
        <w:rPr>
          <w:rFonts w:hint="default"/>
          <w:color w:val="auto"/>
          <w:sz w:val="24"/>
          <w:lang w:val="en-US" w:eastAsia="zh-CN"/>
        </w:rPr>
        <w:t>懒洋洋地靠在缠枝坐榻上，哼哼唧唧地为对面的男子抱不平。</w:t>
      </w:r>
    </w:p>
    <w:p w14:paraId="54970B8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忧郁地叹了一口气</w:t>
      </w:r>
      <w:r>
        <w:rPr>
          <w:rFonts w:hint="eastAsia"/>
          <w:color w:val="auto"/>
          <w:sz w:val="24"/>
          <w:lang w:val="en-US" w:eastAsia="zh-CN"/>
        </w:rPr>
        <w:t>：</w:t>
      </w:r>
      <w:r>
        <w:rPr>
          <w:rFonts w:hint="default"/>
          <w:color w:val="auto"/>
          <w:sz w:val="24"/>
          <w:lang w:val="en-US" w:eastAsia="zh-CN"/>
        </w:rPr>
        <w:t>陛下被那傻子一闹就作罢了，不管我怎么求都不搭茬。那</w:t>
      </w:r>
      <w:r>
        <w:rPr>
          <w:rFonts w:hint="eastAsia"/>
          <w:color w:val="auto"/>
          <w:sz w:val="24"/>
          <w:lang w:val="en-US" w:eastAsia="zh-CN"/>
        </w:rPr>
        <w:t>宸王</w:t>
      </w:r>
      <w:r>
        <w:rPr>
          <w:rFonts w:hint="default"/>
          <w:color w:val="auto"/>
          <w:sz w:val="24"/>
          <w:lang w:val="en-US" w:eastAsia="zh-CN"/>
        </w:rPr>
        <w:t>就是个不知好歹的棒槌，有便宜也不知道捡！</w:t>
      </w:r>
    </w:p>
    <w:p w14:paraId="7FD0DCF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△对面的人</w:t>
      </w:r>
      <w:r>
        <w:rPr>
          <w:rFonts w:hint="eastAsia"/>
          <w:color w:val="auto"/>
          <w:sz w:val="24"/>
          <w:lang w:val="en-US" w:eastAsia="zh-CN"/>
        </w:rPr>
        <w:t>（洛倾澜）</w:t>
      </w:r>
      <w:r>
        <w:rPr>
          <w:rFonts w:hint="default"/>
          <w:color w:val="auto"/>
          <w:sz w:val="24"/>
          <w:lang w:val="en-US" w:eastAsia="zh-CN"/>
        </w:rPr>
        <w:t>闻言，平静地喝了一口茶</w:t>
      </w:r>
    </w:p>
    <w:p w14:paraId="007B198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淡声问：她说什么了？</w:t>
      </w:r>
    </w:p>
    <w:p w14:paraId="368C6DD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还能说什么，说自己大病初愈，清心寡欲，要去</w:t>
      </w:r>
      <w:r>
        <w:rPr>
          <w:rFonts w:hint="eastAsia"/>
          <w:color w:val="auto"/>
          <w:sz w:val="24"/>
          <w:lang w:val="en-US" w:eastAsia="zh-CN"/>
        </w:rPr>
        <w:t>雾香山</w:t>
      </w:r>
      <w:r>
        <w:rPr>
          <w:rFonts w:hint="default"/>
          <w:color w:val="auto"/>
          <w:sz w:val="24"/>
          <w:lang w:val="en-US" w:eastAsia="zh-CN"/>
        </w:rPr>
        <w:t>清修呢！</w:t>
      </w:r>
    </w:p>
    <w:p w14:paraId="3AA5D33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端着茶杯的手指微微一顿，竟忽然轻笑一声。</w:t>
      </w:r>
    </w:p>
    <w:p w14:paraId="57863A9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洛倾澜（轻笑）os：凤昭</w:t>
      </w:r>
      <w:r>
        <w:rPr>
          <w:rFonts w:hint="default"/>
          <w:color w:val="auto"/>
          <w:sz w:val="24"/>
          <w:lang w:val="en-US" w:eastAsia="zh-CN"/>
        </w:rPr>
        <w:t>，你这棒槌啊！</w:t>
      </w:r>
    </w:p>
    <w:p w14:paraId="5784479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愤愤</w:t>
      </w:r>
      <w:r>
        <w:rPr>
          <w:rFonts w:hint="eastAsia"/>
          <w:color w:val="auto"/>
          <w:sz w:val="24"/>
          <w:lang w:val="en-US" w:eastAsia="zh-CN"/>
        </w:rPr>
        <w:t>）：</w:t>
      </w:r>
      <w:r>
        <w:rPr>
          <w:rFonts w:hint="default"/>
          <w:color w:val="auto"/>
          <w:sz w:val="24"/>
          <w:lang w:val="en-US" w:eastAsia="zh-CN"/>
        </w:rPr>
        <w:t>早晚有她后悔的一天，我要她哭着求着迎长兄当王君！</w:t>
      </w:r>
    </w:p>
    <w:p w14:paraId="2903703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洛贵君好奇询问：</w:t>
      </w:r>
      <w:r>
        <w:rPr>
          <w:rFonts w:hint="default"/>
          <w:color w:val="auto"/>
          <w:sz w:val="24"/>
          <w:lang w:val="en-US" w:eastAsia="zh-CN"/>
        </w:rPr>
        <w:t>长兄，</w:t>
      </w:r>
      <w:r>
        <w:rPr>
          <w:rFonts w:hint="eastAsia"/>
          <w:color w:val="auto"/>
          <w:sz w:val="24"/>
          <w:lang w:val="en-US" w:eastAsia="zh-CN"/>
        </w:rPr>
        <w:t>凤昭</w:t>
      </w:r>
      <w:r>
        <w:rPr>
          <w:rFonts w:hint="default"/>
          <w:color w:val="auto"/>
          <w:sz w:val="24"/>
          <w:lang w:val="en-US" w:eastAsia="zh-CN"/>
        </w:rPr>
        <w:t>哪里得了你的青眼？</w:t>
      </w:r>
    </w:p>
    <w:p w14:paraId="72C8C8E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△而对面那人却似没听见，目光落在远处的一簇灯火上，微微出神。</w:t>
      </w:r>
    </w:p>
    <w:p w14:paraId="42742E0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软着声音撒娇道：长兄别难过，为了个女人不值得。就算这个</w:t>
      </w:r>
      <w:r>
        <w:rPr>
          <w:rFonts w:hint="eastAsia"/>
          <w:color w:val="auto"/>
          <w:sz w:val="24"/>
          <w:lang w:val="en-US" w:eastAsia="zh-CN"/>
        </w:rPr>
        <w:t>凤昭</w:t>
      </w:r>
      <w:r>
        <w:rPr>
          <w:rFonts w:hint="default"/>
          <w:color w:val="auto"/>
          <w:sz w:val="24"/>
          <w:lang w:val="en-US" w:eastAsia="zh-CN"/>
        </w:rPr>
        <w:t>没造化，鸾儿也一定重新给你寻个最好最如意的妻主。</w:t>
      </w:r>
    </w:p>
    <w:p w14:paraId="49ED176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没有更好的了。</w:t>
      </w:r>
    </w:p>
    <w:p w14:paraId="5337B51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不服气地嘟嘟囔囔</w:t>
      </w:r>
      <w:r>
        <w:rPr>
          <w:rFonts w:hint="eastAsia"/>
          <w:color w:val="auto"/>
          <w:sz w:val="24"/>
          <w:lang w:val="en-US" w:eastAsia="zh-CN"/>
        </w:rPr>
        <w:t>）：</w:t>
      </w:r>
      <w:r>
        <w:rPr>
          <w:rFonts w:hint="default"/>
          <w:color w:val="auto"/>
          <w:sz w:val="24"/>
          <w:lang w:val="en-US" w:eastAsia="zh-CN"/>
        </w:rPr>
        <w:t>哪里就没有……</w:t>
      </w:r>
    </w:p>
    <w:p w14:paraId="4904A60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垂眸望着茶盏中的热茶，发现有根小茶梗执拗地立在水中，不由得微勾唇角</w:t>
      </w:r>
    </w:p>
    <w:p w14:paraId="75400C3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我从十三岁挑到现在，六年了。我所托之人非天下顶尖者不能也。</w:t>
      </w:r>
    </w:p>
    <w:p w14:paraId="7E99BFD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长兄所说那些，比</w:t>
      </w:r>
      <w:r>
        <w:rPr>
          <w:rFonts w:hint="eastAsia"/>
          <w:color w:val="auto"/>
          <w:sz w:val="24"/>
          <w:lang w:val="en-US" w:eastAsia="zh-CN"/>
        </w:rPr>
        <w:t>凤昭</w:t>
      </w:r>
      <w:r>
        <w:rPr>
          <w:rFonts w:hint="default"/>
          <w:color w:val="auto"/>
          <w:sz w:val="24"/>
          <w:lang w:val="en-US" w:eastAsia="zh-CN"/>
        </w:rPr>
        <w:t>权势更胜的也不是没有啊，皇室宗亲，公侯世家有实权的，挑挑拣拣应也有几个吧。</w:t>
      </w:r>
    </w:p>
    <w:p w14:paraId="6AF8562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看向弟弟，神色温良而柔和，语气却有一丝势在必得的笃定</w:t>
      </w:r>
    </w:p>
    <w:p w14:paraId="741AE26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容貌，品行，才能，心性，财富，权势，地位……我的妻主，必得集其万千于一身。</w:t>
      </w:r>
      <w:r>
        <w:rPr>
          <w:rFonts w:hint="eastAsia"/>
          <w:color w:val="auto"/>
          <w:sz w:val="24"/>
          <w:lang w:val="en-US" w:eastAsia="zh-CN"/>
        </w:rPr>
        <w:t>（语气加重）</w:t>
      </w:r>
      <w:r>
        <w:rPr>
          <w:rFonts w:hint="default"/>
          <w:color w:val="auto"/>
          <w:sz w:val="24"/>
          <w:lang w:val="en-US" w:eastAsia="zh-CN"/>
        </w:rPr>
        <w:t>非</w:t>
      </w:r>
      <w:r>
        <w:rPr>
          <w:rFonts w:hint="eastAsia"/>
          <w:color w:val="auto"/>
          <w:sz w:val="24"/>
          <w:lang w:val="en-US" w:eastAsia="zh-CN"/>
        </w:rPr>
        <w:t>凤昭</w:t>
      </w:r>
      <w:r>
        <w:rPr>
          <w:rFonts w:hint="default"/>
          <w:color w:val="auto"/>
          <w:sz w:val="24"/>
          <w:lang w:val="en-US" w:eastAsia="zh-CN"/>
        </w:rPr>
        <w:t>莫属。</w:t>
      </w:r>
    </w:p>
    <w:p w14:paraId="2D36026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：……真是稀奇，我还是第一次见长兄如此中意一个人，其中可有什么渊源么？</w:t>
      </w:r>
    </w:p>
    <w:p w14:paraId="72AE4AC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那人眼波流转，似在沉思，又似什么都没想</w:t>
      </w:r>
      <w:r>
        <w:rPr>
          <w:rFonts w:hint="eastAsia"/>
          <w:color w:val="auto"/>
          <w:sz w:val="24"/>
          <w:lang w:val="en-US" w:eastAsia="zh-CN"/>
        </w:rPr>
        <w:t>：</w:t>
      </w:r>
      <w:r>
        <w:rPr>
          <w:rFonts w:hint="default"/>
          <w:color w:val="auto"/>
          <w:sz w:val="24"/>
          <w:lang w:val="en-US" w:eastAsia="zh-CN"/>
        </w:rPr>
        <w:t>并没什么特别的……若真要说缘故，因为她的封地是庆州吧。</w:t>
      </w:r>
    </w:p>
    <w:p w14:paraId="30DB2E2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洛贵君彻底蒙圈</w:t>
      </w:r>
      <w:r>
        <w:rPr>
          <w:rFonts w:hint="default"/>
          <w:color w:val="auto"/>
          <w:sz w:val="24"/>
          <w:lang w:val="en-US" w:eastAsia="zh-CN"/>
        </w:rPr>
        <w:t>：啊？</w:t>
      </w:r>
    </w:p>
    <w:p w14:paraId="35BCB14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洛倾澜陷入回忆般微微一笑：</w:t>
      </w:r>
      <w:r>
        <w:rPr>
          <w:rFonts w:hint="default"/>
          <w:color w:val="auto"/>
          <w:sz w:val="24"/>
          <w:lang w:val="en-US" w:eastAsia="zh-CN"/>
        </w:rPr>
        <w:t>庆州辖下有涌泉郡，温泉甲于天下。</w:t>
      </w:r>
    </w:p>
    <w:p w14:paraId="57A7B25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【闪回】</w:t>
      </w:r>
    </w:p>
    <w:p w14:paraId="17A9BBA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少年轻喘着调整呼吸，目光幽深望向</w:t>
      </w:r>
      <w:r>
        <w:rPr>
          <w:rFonts w:hint="eastAsia"/>
          <w:color w:val="auto"/>
          <w:sz w:val="24"/>
          <w:lang w:eastAsia="zh-CN"/>
        </w:rPr>
        <w:t>凤昭</w:t>
      </w:r>
      <w:r>
        <w:rPr>
          <w:rFonts w:hint="eastAsia"/>
          <w:color w:val="auto"/>
          <w:sz w:val="24"/>
        </w:rPr>
        <w:t>消失的方向</w:t>
      </w:r>
    </w:p>
    <w:p w14:paraId="284B8867">
      <w:pPr>
        <w:adjustRightInd w:val="0"/>
        <w:snapToGrid w:val="0"/>
        <w:spacing w:beforeLines="0" w:afterLines="0" w:line="360" w:lineRule="auto"/>
        <w:rPr>
          <w:rFonts w:hint="eastAsia"/>
          <w:color w:val="auto"/>
          <w:sz w:val="24"/>
        </w:rPr>
      </w:pPr>
      <w:r>
        <w:rPr>
          <w:rFonts w:hint="eastAsia"/>
          <w:color w:val="auto"/>
          <w:sz w:val="24"/>
        </w:rPr>
        <w:t>他粉嫩的舌尖一卷，吐出一枚碧玉戒指，拿在手中把玩</w:t>
      </w:r>
    </w:p>
    <w:p w14:paraId="7631B69E">
      <w:pPr>
        <w:adjustRightInd w:val="0"/>
        <w:snapToGrid w:val="0"/>
        <w:spacing w:beforeLines="0" w:afterLines="0" w:line="360" w:lineRule="auto"/>
        <w:rPr>
          <w:rFonts w:hint="eastAsia"/>
          <w:color w:val="auto"/>
          <w:sz w:val="24"/>
        </w:rPr>
      </w:pPr>
      <w:r>
        <w:rPr>
          <w:rFonts w:hint="eastAsia"/>
          <w:color w:val="auto"/>
          <w:sz w:val="24"/>
        </w:rPr>
        <w:t>少年（悠悠开口，声音清冽）：</w:t>
      </w:r>
      <w:r>
        <w:rPr>
          <w:rFonts w:hint="eastAsia"/>
          <w:color w:val="auto"/>
          <w:sz w:val="24"/>
          <w:lang w:eastAsia="zh-CN"/>
        </w:rPr>
        <w:t>雾香山</w:t>
      </w:r>
      <w:r>
        <w:rPr>
          <w:rFonts w:hint="eastAsia"/>
          <w:color w:val="auto"/>
          <w:sz w:val="24"/>
        </w:rPr>
        <w:t>，泉中仙啊……</w:t>
      </w:r>
    </w:p>
    <w:p w14:paraId="2C10C674">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rPr>
        <w:t>他嘴角缓缓勾起一抹意味深长的笑</w:t>
      </w:r>
    </w:p>
    <w:p w14:paraId="51201EB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【闪回结束】</w:t>
      </w:r>
    </w:p>
    <w:p w14:paraId="5D6174E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w:t>
      </w:r>
    </w:p>
    <w:p w14:paraId="038CDC0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捶胸顿足</w:t>
      </w:r>
      <w:r>
        <w:rPr>
          <w:rFonts w:hint="eastAsia"/>
          <w:color w:val="auto"/>
          <w:sz w:val="24"/>
          <w:lang w:val="en-US" w:eastAsia="zh-CN"/>
        </w:rPr>
        <w:t>：</w:t>
      </w:r>
      <w:r>
        <w:rPr>
          <w:rFonts w:hint="default"/>
          <w:color w:val="auto"/>
          <w:sz w:val="24"/>
          <w:lang w:val="en-US" w:eastAsia="zh-CN"/>
        </w:rPr>
        <w:t>哪可怎么办才好——</w:t>
      </w:r>
    </w:p>
    <w:p w14:paraId="36A58A3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心焦道：那</w:t>
      </w:r>
      <w:r>
        <w:rPr>
          <w:rFonts w:hint="eastAsia"/>
          <w:color w:val="auto"/>
          <w:sz w:val="24"/>
          <w:lang w:val="en-US" w:eastAsia="zh-CN"/>
        </w:rPr>
        <w:t>三皇子</w:t>
      </w:r>
      <w:r>
        <w:rPr>
          <w:rFonts w:hint="default"/>
          <w:color w:val="auto"/>
          <w:sz w:val="24"/>
          <w:lang w:val="en-US" w:eastAsia="zh-CN"/>
        </w:rPr>
        <w:t>在宴席之上就公然发起疯来，哭着喊着要嫁给</w:t>
      </w:r>
      <w:r>
        <w:rPr>
          <w:rFonts w:hint="eastAsia"/>
          <w:color w:val="auto"/>
          <w:sz w:val="24"/>
          <w:lang w:val="en-US" w:eastAsia="zh-CN"/>
        </w:rPr>
        <w:t>凤昭</w:t>
      </w:r>
      <w:r>
        <w:rPr>
          <w:rFonts w:hint="default"/>
          <w:color w:val="auto"/>
          <w:sz w:val="24"/>
          <w:lang w:val="en-US" w:eastAsia="zh-CN"/>
        </w:rPr>
        <w:t>，满座的公卿贵族都看得分明！席间除了</w:t>
      </w:r>
      <w:r>
        <w:rPr>
          <w:rFonts w:hint="eastAsia"/>
          <w:color w:val="auto"/>
          <w:sz w:val="24"/>
          <w:lang w:val="en-US" w:eastAsia="zh-CN"/>
        </w:rPr>
        <w:t>三皇子</w:t>
      </w:r>
      <w:r>
        <w:rPr>
          <w:rFonts w:hint="default"/>
          <w:color w:val="auto"/>
          <w:sz w:val="24"/>
          <w:lang w:val="en-US" w:eastAsia="zh-CN"/>
        </w:rPr>
        <w:t>为她发疯，太后身旁的</w:t>
      </w:r>
      <w:r>
        <w:rPr>
          <w:rFonts w:hint="eastAsia"/>
          <w:color w:val="auto"/>
          <w:sz w:val="24"/>
          <w:lang w:val="en-US" w:eastAsia="zh-CN"/>
        </w:rPr>
        <w:t>萧慕言</w:t>
      </w:r>
      <w:r>
        <w:rPr>
          <w:rFonts w:hint="default"/>
          <w:color w:val="auto"/>
          <w:sz w:val="24"/>
          <w:lang w:val="en-US" w:eastAsia="zh-CN"/>
        </w:rPr>
        <w:t>也是骤然变了一个脸色。</w:t>
      </w:r>
    </w:p>
    <w:p w14:paraId="525605A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不轻不重地将茶盏放在小桌上</w:t>
      </w:r>
    </w:p>
    <w:p w14:paraId="28767D9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不紧不慢道：可</w:t>
      </w:r>
      <w:r>
        <w:rPr>
          <w:rFonts w:hint="eastAsia"/>
          <w:color w:val="auto"/>
          <w:sz w:val="24"/>
          <w:lang w:val="en-US" w:eastAsia="zh-CN"/>
        </w:rPr>
        <w:t>宸王</w:t>
      </w:r>
      <w:r>
        <w:rPr>
          <w:rFonts w:hint="default"/>
          <w:color w:val="auto"/>
          <w:sz w:val="24"/>
          <w:lang w:val="en-US" w:eastAsia="zh-CN"/>
        </w:rPr>
        <w:t>并不是个任人摆布的人，她只会</w:t>
      </w:r>
      <w:r>
        <w:rPr>
          <w:rFonts w:hint="eastAsia"/>
          <w:color w:val="auto"/>
          <w:sz w:val="24"/>
          <w:lang w:val="en-US" w:eastAsia="zh-CN"/>
        </w:rPr>
        <w:t>考虑</w:t>
      </w:r>
      <w:r>
        <w:rPr>
          <w:rFonts w:hint="default"/>
          <w:color w:val="auto"/>
          <w:sz w:val="24"/>
          <w:lang w:val="en-US" w:eastAsia="zh-CN"/>
        </w:rPr>
        <w:t>心悦的男子。</w:t>
      </w:r>
    </w:p>
    <w:p w14:paraId="14D4A70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w:t>
      </w:r>
      <w:r>
        <w:rPr>
          <w:rFonts w:hint="default"/>
          <w:color w:val="auto"/>
          <w:sz w:val="24"/>
          <w:lang w:val="en-US" w:eastAsia="zh-CN"/>
        </w:rPr>
        <w:t>一愣：长兄的意思是……要去勾搭那</w:t>
      </w:r>
      <w:r>
        <w:rPr>
          <w:rFonts w:hint="eastAsia"/>
          <w:color w:val="auto"/>
          <w:sz w:val="24"/>
          <w:lang w:val="en-US" w:eastAsia="zh-CN"/>
        </w:rPr>
        <w:t>宸王</w:t>
      </w:r>
      <w:r>
        <w:rPr>
          <w:rFonts w:hint="default"/>
          <w:color w:val="auto"/>
          <w:sz w:val="24"/>
          <w:lang w:val="en-US" w:eastAsia="zh-CN"/>
        </w:rPr>
        <w:t>，令她钟情？</w:t>
      </w:r>
    </w:p>
    <w:p w14:paraId="4D88243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洛贵君震惊os：我</w:t>
      </w:r>
      <w:r>
        <w:rPr>
          <w:rFonts w:hint="default"/>
          <w:color w:val="auto"/>
          <w:sz w:val="24"/>
          <w:lang w:val="en-US" w:eastAsia="zh-CN"/>
        </w:rPr>
        <w:t>风光霁月、皎月山雪一般的长兄！竟要费心主动去奖励</w:t>
      </w:r>
      <w:r>
        <w:rPr>
          <w:rFonts w:hint="eastAsia"/>
          <w:color w:val="auto"/>
          <w:sz w:val="24"/>
          <w:lang w:val="en-US" w:eastAsia="zh-CN"/>
        </w:rPr>
        <w:t>凤昭</w:t>
      </w:r>
      <w:r>
        <w:rPr>
          <w:rFonts w:hint="default"/>
          <w:color w:val="auto"/>
          <w:sz w:val="24"/>
          <w:lang w:val="en-US" w:eastAsia="zh-CN"/>
        </w:rPr>
        <w:t>那厮？</w:t>
      </w:r>
    </w:p>
    <w:p w14:paraId="4F39632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w:t>
      </w:r>
      <w:r>
        <w:rPr>
          <w:rFonts w:hint="default"/>
          <w:color w:val="auto"/>
          <w:sz w:val="24"/>
          <w:lang w:val="en-US" w:eastAsia="zh-CN"/>
        </w:rPr>
        <w:t>而他长兄仍施施然道：</w:t>
      </w:r>
      <w:r>
        <w:rPr>
          <w:rFonts w:hint="eastAsia"/>
          <w:color w:val="auto"/>
          <w:sz w:val="24"/>
          <w:lang w:val="en-US" w:eastAsia="zh-CN"/>
        </w:rPr>
        <w:t>宸王</w:t>
      </w:r>
      <w:r>
        <w:rPr>
          <w:rFonts w:hint="default"/>
          <w:color w:val="auto"/>
          <w:sz w:val="24"/>
          <w:lang w:val="en-US" w:eastAsia="zh-CN"/>
        </w:rPr>
        <w:t>府主君之位，我势在必得。</w:t>
      </w:r>
    </w:p>
    <w:p w14:paraId="49E67B0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△他轻柔地摩挲着因尺寸不合而只能戴在小指处的玉戒，露出一个淡淡的，意味不明的笑容。</w:t>
      </w:r>
    </w:p>
    <w:p w14:paraId="1238664A">
      <w:pPr>
        <w:bidi w:val="0"/>
        <w:adjustRightInd w:val="0"/>
        <w:snapToGrid w:val="0"/>
        <w:spacing w:beforeLines="0" w:afterLines="0" w:line="360" w:lineRule="auto"/>
        <w:jc w:val="left"/>
        <w:rPr>
          <w:rFonts w:hint="default"/>
          <w:color w:val="auto"/>
          <w:sz w:val="24"/>
          <w:lang w:val="en-US" w:eastAsia="zh-CN"/>
        </w:rPr>
      </w:pPr>
    </w:p>
    <w:p w14:paraId="0B6630EF">
      <w:pPr>
        <w:bidi w:val="0"/>
        <w:adjustRightInd w:val="0"/>
        <w:snapToGrid w:val="0"/>
        <w:spacing w:beforeLines="0" w:afterLines="0" w:line="360" w:lineRule="auto"/>
        <w:jc w:val="left"/>
        <w:rPr>
          <w:rFonts w:hint="default"/>
          <w:color w:val="auto"/>
          <w:sz w:val="24"/>
          <w:lang w:val="en-US" w:eastAsia="zh-CN"/>
        </w:rPr>
      </w:pPr>
    </w:p>
    <w:p w14:paraId="564F6CBD">
      <w:pPr>
        <w:bidi w:val="0"/>
        <w:adjustRightInd w:val="0"/>
        <w:snapToGrid w:val="0"/>
        <w:spacing w:beforeLines="0" w:afterLines="0" w:line="360" w:lineRule="auto"/>
        <w:jc w:val="left"/>
        <w:rPr>
          <w:rFonts w:hint="default"/>
          <w:color w:val="auto"/>
          <w:sz w:val="24"/>
          <w:lang w:val="en-US" w:eastAsia="zh-CN"/>
        </w:rPr>
      </w:pPr>
    </w:p>
    <w:p w14:paraId="5FDFE4F6">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第二十</w:t>
      </w:r>
      <w:r>
        <w:rPr>
          <w:rFonts w:hint="eastAsia"/>
          <w:b/>
          <w:bCs/>
          <w:color w:val="auto"/>
          <w:sz w:val="24"/>
          <w:szCs w:val="24"/>
          <w:lang w:val="en-US" w:eastAsia="zh-CN"/>
        </w:rPr>
        <w:t>二</w:t>
      </w:r>
      <w:r>
        <w:rPr>
          <w:rFonts w:hint="eastAsia"/>
          <w:b/>
          <w:bCs/>
          <w:color w:val="auto"/>
          <w:sz w:val="24"/>
          <w:lang w:val="en-US" w:eastAsia="zh-CN"/>
        </w:rPr>
        <w:t xml:space="preserve">集 </w:t>
      </w:r>
      <w:r>
        <w:rPr>
          <w:rFonts w:hint="eastAsia"/>
          <w:color w:val="auto"/>
          <w:sz w:val="24"/>
          <w:lang w:val="en-US" w:eastAsia="zh-CN"/>
        </w:rPr>
        <w:t>英雄救美，宸王注意</w:t>
      </w:r>
    </w:p>
    <w:p w14:paraId="3CCFC4D0">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2</w:t>
      </w:r>
      <w:r>
        <w:rPr>
          <w:rFonts w:hint="eastAsia"/>
          <w:color w:val="auto"/>
          <w:sz w:val="24"/>
          <w:szCs w:val="24"/>
          <w:u w:val="single"/>
          <w:lang w:val="en-US" w:eastAsia="zh-CN"/>
        </w:rPr>
        <w:t>2</w:t>
      </w:r>
      <w:r>
        <w:rPr>
          <w:rFonts w:hint="eastAsia"/>
          <w:color w:val="auto"/>
          <w:sz w:val="24"/>
          <w:u w:val="single"/>
          <w:lang w:val="en-US" w:eastAsia="zh-CN"/>
        </w:rPr>
        <w:t>-1 日 外 御花园</w:t>
      </w:r>
    </w:p>
    <w:p w14:paraId="362E61D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△宫道上十分清静，只有</w:t>
      </w:r>
      <w:r>
        <w:rPr>
          <w:rFonts w:hint="eastAsia"/>
          <w:color w:val="auto"/>
          <w:sz w:val="24"/>
          <w:lang w:val="en-US" w:eastAsia="zh-CN"/>
        </w:rPr>
        <w:t>凤昭</w:t>
      </w:r>
      <w:r>
        <w:rPr>
          <w:rFonts w:hint="default"/>
          <w:color w:val="auto"/>
          <w:sz w:val="24"/>
          <w:lang w:val="en-US" w:eastAsia="zh-CN"/>
        </w:rPr>
        <w:t>那一架车匀速行驶。</w:t>
      </w:r>
    </w:p>
    <w:p w14:paraId="0E1963B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△车辇行过御花园时，忽然有一个不速之客直直往他们车架的方向奔来。</w:t>
      </w:r>
    </w:p>
    <w:p w14:paraId="2E694EE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△那人慌不择路地想往车辇上冲，却被</w:t>
      </w:r>
      <w:r>
        <w:rPr>
          <w:rFonts w:hint="eastAsia"/>
          <w:color w:val="auto"/>
          <w:sz w:val="24"/>
          <w:lang w:val="en-US" w:eastAsia="zh-CN"/>
        </w:rPr>
        <w:t>月弦</w:t>
      </w:r>
      <w:r>
        <w:rPr>
          <w:rFonts w:hint="default"/>
          <w:color w:val="auto"/>
          <w:sz w:val="24"/>
          <w:lang w:val="en-US" w:eastAsia="zh-CN"/>
        </w:rPr>
        <w:t>死死拦住了。</w:t>
      </w:r>
    </w:p>
    <w:p w14:paraId="7F8C2D2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怒斥一声，想把那人直接扔下车去</w:t>
      </w:r>
      <w:r>
        <w:rPr>
          <w:rFonts w:hint="eastAsia"/>
          <w:color w:val="auto"/>
          <w:sz w:val="24"/>
          <w:lang w:val="en-US" w:eastAsia="zh-CN"/>
        </w:rPr>
        <w:t>：</w:t>
      </w:r>
      <w:r>
        <w:rPr>
          <w:rFonts w:hint="default"/>
          <w:color w:val="auto"/>
          <w:sz w:val="24"/>
          <w:lang w:val="en-US" w:eastAsia="zh-CN"/>
        </w:rPr>
        <w:t>大胆！哪来的无礼之徒，敢拦</w:t>
      </w:r>
      <w:r>
        <w:rPr>
          <w:rFonts w:hint="eastAsia"/>
          <w:color w:val="auto"/>
          <w:sz w:val="24"/>
          <w:lang w:val="en-US" w:eastAsia="zh-CN"/>
        </w:rPr>
        <w:t>宸王</w:t>
      </w:r>
      <w:r>
        <w:rPr>
          <w:rFonts w:hint="default"/>
          <w:color w:val="auto"/>
          <w:sz w:val="24"/>
          <w:lang w:val="en-US" w:eastAsia="zh-CN"/>
        </w:rPr>
        <w:t>殿下的车架，不想活了？</w:t>
      </w:r>
    </w:p>
    <w:p w14:paraId="60415B7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像是被吓坏了，语带泣声，惊慌哀求道：求殿下容我一避……</w:t>
      </w:r>
    </w:p>
    <w:p w14:paraId="5AF49D4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△远处传来一阵急促的脚步声。</w:t>
      </w:r>
    </w:p>
    <w:p w14:paraId="1237DAF7">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洛倾澜像是</w:t>
      </w:r>
      <w:r>
        <w:rPr>
          <w:rFonts w:hint="default"/>
          <w:color w:val="auto"/>
          <w:sz w:val="24"/>
          <w:lang w:val="en-US" w:eastAsia="zh-CN"/>
        </w:rPr>
        <w:t>更害怕了</w:t>
      </w:r>
      <w:r>
        <w:rPr>
          <w:rFonts w:hint="eastAsia"/>
          <w:color w:val="auto"/>
          <w:sz w:val="24"/>
          <w:lang w:val="en-US" w:eastAsia="zh-CN"/>
        </w:rPr>
        <w:t>，扒着马车楚楚可怜</w:t>
      </w:r>
    </w:p>
    <w:p w14:paraId="774C014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殿下……</w:t>
      </w:r>
    </w:p>
    <w:p w14:paraId="5D4446C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凤昭（挑眉）os：这人声音倒是好听的紧。</w:t>
      </w:r>
    </w:p>
    <w:p w14:paraId="2393F87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松口</w:t>
      </w:r>
      <w:r>
        <w:rPr>
          <w:rFonts w:hint="eastAsia"/>
          <w:color w:val="auto"/>
          <w:sz w:val="24"/>
          <w:lang w:val="en-US" w:eastAsia="zh-CN"/>
        </w:rPr>
        <w:t>：</w:t>
      </w:r>
      <w:r>
        <w:rPr>
          <w:rFonts w:hint="default"/>
          <w:color w:val="auto"/>
          <w:sz w:val="24"/>
          <w:lang w:val="en-US" w:eastAsia="zh-CN"/>
        </w:rPr>
        <w:t>进来。</w:t>
      </w:r>
    </w:p>
    <w:p w14:paraId="2137ABB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△话音刚落，雪衣男子就急忙闪身躲进车厢内</w:t>
      </w:r>
      <w:r>
        <w:rPr>
          <w:rFonts w:hint="eastAsia"/>
          <w:color w:val="auto"/>
          <w:sz w:val="24"/>
          <w:lang w:val="en-US" w:eastAsia="zh-CN"/>
        </w:rPr>
        <w:t>。</w:t>
      </w:r>
    </w:p>
    <w:p w14:paraId="4C8C18B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此</w:t>
      </w:r>
      <w:r>
        <w:rPr>
          <w:rFonts w:hint="default"/>
          <w:color w:val="auto"/>
          <w:sz w:val="24"/>
          <w:lang w:val="en-US" w:eastAsia="zh-CN"/>
        </w:rPr>
        <w:t>人身段修长漂亮，看得出来是一个骨架舒朗的少年，只可惜他戴了个帷帽，轻纱及胸，将整个脑袋遮得严严实实。</w:t>
      </w:r>
    </w:p>
    <w:p w14:paraId="622AEF1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△他略显局促地跪坐在车厢内，屏息凝神，好像十分紧张于外面的情况。</w:t>
      </w:r>
    </w:p>
    <w:p w14:paraId="5A8E65A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△很快，车外传来了熟悉的女声。</w:t>
      </w:r>
    </w:p>
    <w:p w14:paraId="6736EA1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三皇女vo：</w:t>
      </w:r>
      <w:r>
        <w:rPr>
          <w:rFonts w:hint="default"/>
          <w:color w:val="auto"/>
          <w:sz w:val="24"/>
          <w:lang w:val="en-US" w:eastAsia="zh-CN"/>
        </w:rPr>
        <w:t>公子可在车上？</w:t>
      </w:r>
    </w:p>
    <w:p w14:paraId="3F34EF3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△雪衣少年的身体蓦地僵住，手指用力地揪紧衣摆，好像连呼吸都凝滞住了。</w:t>
      </w:r>
    </w:p>
    <w:p w14:paraId="6ED71EF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淡定地掀开车窗锦帘的一角。</w:t>
      </w:r>
    </w:p>
    <w:p w14:paraId="6BE4A0E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△见她掀帘的动作，那人忽然一动，难掩害怕地扑上来一把抓住了</w:t>
      </w:r>
      <w:r>
        <w:rPr>
          <w:rFonts w:hint="eastAsia"/>
          <w:color w:val="auto"/>
          <w:sz w:val="24"/>
          <w:lang w:val="en-US" w:eastAsia="zh-CN"/>
        </w:rPr>
        <w:t>凤昭</w:t>
      </w:r>
      <w:r>
        <w:rPr>
          <w:rFonts w:hint="default"/>
          <w:color w:val="auto"/>
          <w:sz w:val="24"/>
          <w:lang w:val="en-US" w:eastAsia="zh-CN"/>
        </w:rPr>
        <w:t>玄色的袍摆。她瞬间垂眸，看了眼对方绷出青筋的细薄手背，动作却丝毫没有停顿。</w:t>
      </w:r>
    </w:p>
    <w:p w14:paraId="0BE12BC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△锦帘掀开，</w:t>
      </w:r>
      <w:r>
        <w:rPr>
          <w:rFonts w:hint="eastAsia"/>
          <w:color w:val="auto"/>
          <w:sz w:val="24"/>
          <w:lang w:val="en-US" w:eastAsia="zh-CN"/>
        </w:rPr>
        <w:t>凤昭</w:t>
      </w:r>
      <w:r>
        <w:rPr>
          <w:rFonts w:hint="default"/>
          <w:color w:val="auto"/>
          <w:sz w:val="24"/>
          <w:lang w:val="en-US" w:eastAsia="zh-CN"/>
        </w:rPr>
        <w:t>露出脸</w:t>
      </w:r>
      <w:r>
        <w:rPr>
          <w:rFonts w:hint="eastAsia"/>
          <w:color w:val="auto"/>
          <w:sz w:val="24"/>
          <w:lang w:val="en-US" w:eastAsia="zh-CN"/>
        </w:rPr>
        <w:t>。</w:t>
      </w:r>
    </w:p>
    <w:p w14:paraId="450B08E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冷冰冰地对车外那人道：</w:t>
      </w:r>
      <w:r>
        <w:rPr>
          <w:rFonts w:hint="eastAsia"/>
          <w:color w:val="auto"/>
          <w:sz w:val="24"/>
          <w:lang w:val="en-US" w:eastAsia="zh-CN"/>
        </w:rPr>
        <w:t>夜灵犀</w:t>
      </w:r>
      <w:r>
        <w:rPr>
          <w:rFonts w:hint="default"/>
          <w:color w:val="auto"/>
          <w:sz w:val="24"/>
          <w:lang w:val="en-US" w:eastAsia="zh-CN"/>
        </w:rPr>
        <w:t>，这么快腿就不软了？敢拦我的车架，怎么，还想再被马碾一回？</w:t>
      </w:r>
    </w:p>
    <w:p w14:paraId="1F64338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△车外的</w:t>
      </w:r>
      <w:r>
        <w:rPr>
          <w:rFonts w:hint="eastAsia"/>
          <w:color w:val="auto"/>
          <w:sz w:val="24"/>
          <w:lang w:val="en-US" w:eastAsia="zh-CN"/>
        </w:rPr>
        <w:t>夜灵犀</w:t>
      </w:r>
      <w:r>
        <w:rPr>
          <w:rFonts w:hint="default"/>
          <w:color w:val="auto"/>
          <w:sz w:val="24"/>
          <w:lang w:val="en-US" w:eastAsia="zh-CN"/>
        </w:rPr>
        <w:t>一脸震惊</w:t>
      </w:r>
      <w:r>
        <w:rPr>
          <w:rFonts w:hint="eastAsia"/>
          <w:color w:val="auto"/>
          <w:sz w:val="24"/>
          <w:lang w:val="en-US" w:eastAsia="zh-CN"/>
        </w:rPr>
        <w:t>。</w:t>
      </w:r>
    </w:p>
    <w:p w14:paraId="7C14CFA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失声惊叫道：竟然是你？！</w:t>
      </w:r>
    </w:p>
    <w:p w14:paraId="77F6831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冷淡地觑着她的脸，懒得废话：好狗不挡道。</w:t>
      </w:r>
    </w:p>
    <w:p w14:paraId="2EFC4B7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△她正要放下锦帘，</w:t>
      </w:r>
      <w:r>
        <w:rPr>
          <w:rFonts w:hint="eastAsia"/>
          <w:color w:val="auto"/>
          <w:sz w:val="24"/>
          <w:lang w:val="en-US" w:eastAsia="zh-CN"/>
        </w:rPr>
        <w:t>夜灵犀</w:t>
      </w:r>
      <w:r>
        <w:rPr>
          <w:rFonts w:hint="default"/>
          <w:color w:val="auto"/>
          <w:sz w:val="24"/>
          <w:lang w:val="en-US" w:eastAsia="zh-CN"/>
        </w:rPr>
        <w:t>却忽然往这边逼近两步，神色难看</w:t>
      </w:r>
      <w:r>
        <w:rPr>
          <w:rFonts w:hint="eastAsia"/>
          <w:color w:val="auto"/>
          <w:sz w:val="24"/>
          <w:lang w:val="en-US" w:eastAsia="zh-CN"/>
        </w:rPr>
        <w:t>。</w:t>
      </w:r>
    </w:p>
    <w:p w14:paraId="54CEDCD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咬牙道：是不是有个白衣公子在你车上？让他下来。</w:t>
      </w:r>
    </w:p>
    <w:p w14:paraId="56D3330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凤昭（无语）os</w:t>
      </w:r>
      <w:r>
        <w:rPr>
          <w:rFonts w:hint="default"/>
          <w:color w:val="auto"/>
          <w:sz w:val="24"/>
          <w:lang w:val="en-US" w:eastAsia="zh-CN"/>
        </w:rPr>
        <w:t>：……下来还不被你带皮儿吃了？</w:t>
      </w:r>
    </w:p>
    <w:p w14:paraId="7B12217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漠然道：没有。</w:t>
      </w:r>
    </w:p>
    <w:p w14:paraId="3C42AE3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夜灵犀</w:t>
      </w:r>
      <w:r>
        <w:rPr>
          <w:rFonts w:hint="default"/>
          <w:color w:val="auto"/>
          <w:sz w:val="24"/>
          <w:lang w:val="en-US" w:eastAsia="zh-CN"/>
        </w:rPr>
        <w:t>魔怔了一样，不依不饶地就想过来掀翻锦帘，恨不得把脑袋往里面伸</w:t>
      </w:r>
    </w:p>
    <w:p w14:paraId="5DE5E4D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不可能，此处宫道笔直，他不可能跑的这么快。肯定是被你藏到车上了！</w:t>
      </w:r>
    </w:p>
    <w:p w14:paraId="3D4C2CF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凤昭冷笑os：</w:t>
      </w:r>
      <w:r>
        <w:rPr>
          <w:rFonts w:hint="default"/>
          <w:color w:val="auto"/>
          <w:sz w:val="24"/>
          <w:lang w:val="en-US" w:eastAsia="zh-CN"/>
        </w:rPr>
        <w:t>真是不知所谓。</w:t>
      </w:r>
    </w:p>
    <w:p w14:paraId="16582F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的声音陡然凌厉</w:t>
      </w:r>
      <w:r>
        <w:rPr>
          <w:rFonts w:hint="eastAsia"/>
          <w:color w:val="auto"/>
          <w:sz w:val="24"/>
          <w:lang w:val="en-US" w:eastAsia="zh-CN"/>
        </w:rPr>
        <w:t>，</w:t>
      </w:r>
      <w:r>
        <w:rPr>
          <w:rFonts w:hint="default"/>
          <w:color w:val="auto"/>
          <w:sz w:val="24"/>
          <w:lang w:val="en-US" w:eastAsia="zh-CN"/>
        </w:rPr>
        <w:t>透着一股凛凛的肃杀之意：止步！你往前踏一步，我就废你一根手指。</w:t>
      </w:r>
    </w:p>
    <w:p w14:paraId="6B9CEC89">
      <w:pPr>
        <w:bidi w:val="0"/>
        <w:adjustRightInd w:val="0"/>
        <w:snapToGrid w:val="0"/>
        <w:spacing w:beforeLines="0" w:afterLines="0" w:line="360" w:lineRule="auto"/>
        <w:jc w:val="left"/>
        <w:rPr>
          <w:rFonts w:hint="default"/>
          <w:color w:val="auto"/>
          <w:sz w:val="24"/>
          <w:lang w:val="en-US" w:eastAsia="zh-CN"/>
        </w:rPr>
      </w:pPr>
    </w:p>
    <w:p w14:paraId="3A594C11">
      <w:pPr>
        <w:bidi w:val="0"/>
        <w:adjustRightInd w:val="0"/>
        <w:snapToGrid w:val="0"/>
        <w:spacing w:beforeLines="0" w:afterLines="0" w:line="360" w:lineRule="auto"/>
        <w:jc w:val="left"/>
        <w:rPr>
          <w:rFonts w:hint="default"/>
          <w:color w:val="auto"/>
          <w:sz w:val="24"/>
          <w:lang w:val="en-US" w:eastAsia="zh-CN"/>
        </w:rPr>
      </w:pPr>
    </w:p>
    <w:p w14:paraId="66C4BDCC">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第二十</w:t>
      </w:r>
      <w:r>
        <w:rPr>
          <w:rFonts w:hint="eastAsia"/>
          <w:b/>
          <w:bCs/>
          <w:color w:val="auto"/>
          <w:sz w:val="24"/>
          <w:szCs w:val="24"/>
          <w:lang w:val="en-US" w:eastAsia="zh-CN"/>
        </w:rPr>
        <w:t>三</w:t>
      </w:r>
      <w:r>
        <w:rPr>
          <w:rFonts w:hint="eastAsia"/>
          <w:b/>
          <w:bCs/>
          <w:color w:val="auto"/>
          <w:sz w:val="24"/>
          <w:lang w:val="en-US" w:eastAsia="zh-CN"/>
        </w:rPr>
        <w:t>集</w:t>
      </w:r>
      <w:r>
        <w:rPr>
          <w:rFonts w:hint="eastAsia"/>
          <w:color w:val="auto"/>
          <w:sz w:val="24"/>
          <w:lang w:val="en-US" w:eastAsia="zh-CN"/>
        </w:rPr>
        <w:t xml:space="preserve"> 皇女失败 倾澜使计</w:t>
      </w:r>
    </w:p>
    <w:p w14:paraId="14B17707">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2</w:t>
      </w:r>
      <w:r>
        <w:rPr>
          <w:rFonts w:hint="eastAsia"/>
          <w:color w:val="auto"/>
          <w:sz w:val="24"/>
          <w:szCs w:val="24"/>
          <w:u w:val="single"/>
          <w:lang w:val="en-US" w:eastAsia="zh-CN"/>
        </w:rPr>
        <w:t>3</w:t>
      </w:r>
      <w:r>
        <w:rPr>
          <w:rFonts w:hint="eastAsia"/>
          <w:color w:val="auto"/>
          <w:sz w:val="24"/>
          <w:u w:val="single"/>
          <w:lang w:val="en-US" w:eastAsia="zh-CN"/>
        </w:rPr>
        <w:t>-1 日 外 御花园</w:t>
      </w:r>
    </w:p>
    <w:p w14:paraId="7D48FF0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直勾勾地逼视着对方，眸光幽深如冷泉，令人不寒而栗</w:t>
      </w:r>
      <w:r>
        <w:rPr>
          <w:rFonts w:hint="eastAsia"/>
          <w:color w:val="auto"/>
          <w:sz w:val="24"/>
          <w:lang w:val="en-US" w:eastAsia="zh-CN"/>
        </w:rPr>
        <w:t>）：月弦</w:t>
      </w:r>
      <w:r>
        <w:rPr>
          <w:rFonts w:hint="default"/>
          <w:color w:val="auto"/>
          <w:sz w:val="24"/>
          <w:lang w:val="en-US" w:eastAsia="zh-CN"/>
        </w:rPr>
        <w:t>。</w:t>
      </w:r>
    </w:p>
    <w:p w14:paraId="51AA77A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月弦</w:t>
      </w:r>
      <w:r>
        <w:rPr>
          <w:rFonts w:hint="default"/>
          <w:color w:val="auto"/>
          <w:sz w:val="24"/>
          <w:lang w:val="en-US" w:eastAsia="zh-CN"/>
        </w:rPr>
        <w:t>闻言立马闪身挡在</w:t>
      </w:r>
      <w:r>
        <w:rPr>
          <w:rFonts w:hint="eastAsia"/>
          <w:color w:val="auto"/>
          <w:sz w:val="24"/>
          <w:lang w:val="en-US" w:eastAsia="zh-CN"/>
        </w:rPr>
        <w:t>夜灵犀</w:t>
      </w:r>
      <w:r>
        <w:rPr>
          <w:rFonts w:hint="default"/>
          <w:color w:val="auto"/>
          <w:sz w:val="24"/>
          <w:lang w:val="en-US" w:eastAsia="zh-CN"/>
        </w:rPr>
        <w:t>面前，铁钳一般一把抓住了</w:t>
      </w:r>
      <w:r>
        <w:rPr>
          <w:rFonts w:hint="eastAsia"/>
          <w:color w:val="auto"/>
          <w:sz w:val="24"/>
          <w:lang w:val="en-US" w:eastAsia="zh-CN"/>
        </w:rPr>
        <w:t>夜灵犀</w:t>
      </w:r>
      <w:r>
        <w:rPr>
          <w:rFonts w:hint="default"/>
          <w:color w:val="auto"/>
          <w:sz w:val="24"/>
          <w:lang w:val="en-US" w:eastAsia="zh-CN"/>
        </w:rPr>
        <w:t>的手，毫不拖泥带水地捏住她一根手指，作势要往反方向掰。</w:t>
      </w:r>
    </w:p>
    <w:p w14:paraId="550E51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夜灵犀</w:t>
      </w:r>
      <w:r>
        <w:rPr>
          <w:rFonts w:hint="default"/>
          <w:color w:val="auto"/>
          <w:sz w:val="24"/>
          <w:lang w:val="en-US" w:eastAsia="zh-CN"/>
        </w:rPr>
        <w:t>脸色惨白</w:t>
      </w:r>
      <w:r>
        <w:rPr>
          <w:rFonts w:hint="eastAsia"/>
          <w:color w:val="auto"/>
          <w:sz w:val="24"/>
          <w:lang w:val="en-US" w:eastAsia="zh-CN"/>
        </w:rPr>
        <w:t>，</w:t>
      </w:r>
      <w:r>
        <w:rPr>
          <w:rFonts w:hint="default"/>
          <w:color w:val="auto"/>
          <w:sz w:val="24"/>
          <w:lang w:val="en-US" w:eastAsia="zh-CN"/>
        </w:rPr>
        <w:t>失声尖叫起来</w:t>
      </w:r>
    </w:p>
    <w:p w14:paraId="7AF848C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夜灵犀：</w:t>
      </w:r>
      <w:r>
        <w:rPr>
          <w:rFonts w:hint="default"/>
          <w:color w:val="auto"/>
          <w:sz w:val="24"/>
          <w:lang w:val="en-US" w:eastAsia="zh-CN"/>
        </w:rPr>
        <w:t>放肆！</w:t>
      </w:r>
      <w:r>
        <w:rPr>
          <w:rFonts w:hint="eastAsia"/>
          <w:color w:val="auto"/>
          <w:sz w:val="24"/>
          <w:lang w:val="en-US" w:eastAsia="zh-CN"/>
        </w:rPr>
        <w:t>凤昭！你胆敢以我为敌你就等着吧，我和你，不死不休！</w:t>
      </w:r>
    </w:p>
    <w:p w14:paraId="7976775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月弦</w:t>
      </w:r>
      <w:r>
        <w:rPr>
          <w:rFonts w:hint="default"/>
          <w:color w:val="auto"/>
          <w:sz w:val="24"/>
          <w:lang w:val="en-US" w:eastAsia="zh-CN"/>
        </w:rPr>
        <w:t>直接一个手刀把</w:t>
      </w:r>
      <w:r>
        <w:rPr>
          <w:rFonts w:hint="eastAsia"/>
          <w:color w:val="auto"/>
          <w:sz w:val="24"/>
          <w:lang w:val="en-US" w:eastAsia="zh-CN"/>
        </w:rPr>
        <w:t>夜灵犀</w:t>
      </w:r>
      <w:r>
        <w:rPr>
          <w:rFonts w:hint="default"/>
          <w:color w:val="auto"/>
          <w:sz w:val="24"/>
          <w:lang w:val="en-US" w:eastAsia="zh-CN"/>
        </w:rPr>
        <w:t>敲晕</w:t>
      </w:r>
    </w:p>
    <w:p w14:paraId="59BB7B0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不耐烦道：殿下，这人忒聒噪，咱们把她扔到什么地方。</w:t>
      </w:r>
    </w:p>
    <w:p w14:paraId="3450BB1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很满意</w:t>
      </w:r>
      <w:r>
        <w:rPr>
          <w:rFonts w:hint="eastAsia"/>
          <w:color w:val="auto"/>
          <w:sz w:val="24"/>
          <w:lang w:val="en-US" w:eastAsia="zh-CN"/>
        </w:rPr>
        <w:t>月弦</w:t>
      </w:r>
      <w:r>
        <w:rPr>
          <w:rFonts w:hint="default"/>
          <w:color w:val="auto"/>
          <w:sz w:val="24"/>
          <w:lang w:val="en-US" w:eastAsia="zh-CN"/>
        </w:rPr>
        <w:t>的机动性</w:t>
      </w:r>
      <w:r>
        <w:rPr>
          <w:rFonts w:hint="eastAsia"/>
          <w:color w:val="auto"/>
          <w:sz w:val="24"/>
          <w:lang w:val="en-US" w:eastAsia="zh-CN"/>
        </w:rPr>
        <w:t>：</w:t>
      </w:r>
      <w:r>
        <w:rPr>
          <w:rFonts w:hint="default"/>
          <w:color w:val="auto"/>
          <w:sz w:val="24"/>
          <w:lang w:val="en-US" w:eastAsia="zh-CN"/>
        </w:rPr>
        <w:t>随你喜欢，地方也不用太干净了。</w:t>
      </w:r>
    </w:p>
    <w:p w14:paraId="7D78C3A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会意地点点头</w:t>
      </w:r>
      <w:r>
        <w:rPr>
          <w:rFonts w:hint="eastAsia"/>
          <w:color w:val="auto"/>
          <w:sz w:val="24"/>
          <w:lang w:val="en-US" w:eastAsia="zh-CN"/>
        </w:rPr>
        <w:t>）：</w:t>
      </w:r>
      <w:r>
        <w:rPr>
          <w:rFonts w:hint="default"/>
          <w:color w:val="auto"/>
          <w:sz w:val="24"/>
          <w:lang w:val="en-US" w:eastAsia="zh-CN"/>
        </w:rPr>
        <w:t>殿下稍等。</w:t>
      </w:r>
    </w:p>
    <w:p w14:paraId="7D17C57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颔首，放下锦帘时，四周都安静了下来。少年劫后余生的呼吸声稍显粗重。</w:t>
      </w:r>
    </w:p>
    <w:p w14:paraId="50ACC1DC">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△他略缓了缓，终于恢复了一副温文尔雅的做派，非常标准优雅地向她行了一个礼</w:t>
      </w:r>
      <w:r>
        <w:rPr>
          <w:rFonts w:hint="eastAsia"/>
          <w:color w:val="auto"/>
          <w:sz w:val="24"/>
          <w:lang w:val="en-US" w:eastAsia="zh-CN"/>
        </w:rPr>
        <w:t>。</w:t>
      </w:r>
    </w:p>
    <w:p w14:paraId="1DDD9A4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郑重道：多谢殿下搭救。在下来日定备上厚礼，重谢殿下伸出援手之恩情。</w:t>
      </w:r>
    </w:p>
    <w:p w14:paraId="0B2B721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态度不咸不淡，满不在乎</w:t>
      </w:r>
      <w:r>
        <w:rPr>
          <w:rFonts w:hint="eastAsia"/>
          <w:color w:val="auto"/>
          <w:sz w:val="24"/>
          <w:lang w:val="en-US" w:eastAsia="zh-CN"/>
        </w:rPr>
        <w:t>）</w:t>
      </w:r>
      <w:r>
        <w:rPr>
          <w:rFonts w:hint="default"/>
          <w:color w:val="auto"/>
          <w:sz w:val="24"/>
          <w:lang w:val="en-US" w:eastAsia="zh-CN"/>
        </w:rPr>
        <w:t>：举手之劳。道谢就不必了，下次小心点。</w:t>
      </w:r>
    </w:p>
    <w:p w14:paraId="6C07E3D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少年非常郑重守礼地又拜了拜，这才起身准备下车离去</w:t>
      </w:r>
    </w:p>
    <w:p w14:paraId="2165459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在下告辞。</w:t>
      </w:r>
    </w:p>
    <w:p w14:paraId="7C5F97E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言语虽淡，但打量他的目光却一点也不避讳，甚至非常嚣张</w:t>
      </w:r>
    </w:p>
    <w:p w14:paraId="716AF3D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嗯。</w:t>
      </w:r>
    </w:p>
    <w:p w14:paraId="0A11BB4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△在那人转身时，雪白的衣带直裾飘起了非常好看的弧度。然而纯色之间，有一抹水光流转的翠色一闪而过。</w:t>
      </w:r>
    </w:p>
    <w:p w14:paraId="7CC40CC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眉毛一皱，下意识地抓住他的手腕，正想拉近些仔细看看</w:t>
      </w:r>
      <w:r>
        <w:rPr>
          <w:rFonts w:hint="eastAsia"/>
          <w:color w:val="auto"/>
          <w:sz w:val="24"/>
          <w:lang w:val="en-US" w:eastAsia="zh-CN"/>
        </w:rPr>
        <w:t>：</w:t>
      </w:r>
      <w:r>
        <w:rPr>
          <w:rFonts w:hint="default"/>
          <w:color w:val="auto"/>
          <w:sz w:val="24"/>
          <w:lang w:val="en-US" w:eastAsia="zh-CN"/>
        </w:rPr>
        <w:t>你这戒——</w:t>
      </w:r>
    </w:p>
    <w:p w14:paraId="60D3273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△话还没说完，那人却浑身一颤，猝不及防地用力挣开了</w:t>
      </w:r>
      <w:r>
        <w:rPr>
          <w:rFonts w:hint="eastAsia"/>
          <w:color w:val="auto"/>
          <w:sz w:val="24"/>
          <w:lang w:val="en-US" w:eastAsia="zh-CN"/>
        </w:rPr>
        <w:t>凤昭</w:t>
      </w:r>
      <w:r>
        <w:rPr>
          <w:rFonts w:hint="default"/>
          <w:color w:val="auto"/>
          <w:sz w:val="24"/>
          <w:lang w:val="en-US" w:eastAsia="zh-CN"/>
        </w:rPr>
        <w:t>的手，急匆匆地一把掀开车帘，落荒而逃。</w:t>
      </w:r>
    </w:p>
    <w:p w14:paraId="4ED3EF0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△她微微出神，直到</w:t>
      </w:r>
      <w:r>
        <w:rPr>
          <w:rFonts w:hint="eastAsia"/>
          <w:color w:val="auto"/>
          <w:sz w:val="24"/>
          <w:lang w:val="en-US" w:eastAsia="zh-CN"/>
        </w:rPr>
        <w:t>月弦</w:t>
      </w:r>
      <w:r>
        <w:rPr>
          <w:rFonts w:hint="default"/>
          <w:color w:val="auto"/>
          <w:sz w:val="24"/>
          <w:lang w:val="en-US" w:eastAsia="zh-CN"/>
        </w:rPr>
        <w:t>的声音由远及近地响起</w:t>
      </w:r>
    </w:p>
    <w:p w14:paraId="6DCCA97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：奇怪，那小公子怎么突然跑了？着急忙慌的，跑的手帕都掉了……殿下等等，我去捡来！</w:t>
      </w:r>
    </w:p>
    <w:p w14:paraId="12D7042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△还来不及制止，</w:t>
      </w:r>
      <w:r>
        <w:rPr>
          <w:rFonts w:hint="eastAsia"/>
          <w:color w:val="auto"/>
          <w:sz w:val="24"/>
          <w:lang w:val="en-US" w:eastAsia="zh-CN"/>
        </w:rPr>
        <w:t>月弦</w:t>
      </w:r>
      <w:r>
        <w:rPr>
          <w:rFonts w:hint="default"/>
          <w:color w:val="auto"/>
          <w:sz w:val="24"/>
          <w:lang w:val="en-US" w:eastAsia="zh-CN"/>
        </w:rPr>
        <w:t>就已经去而复返，掀开车帘</w:t>
      </w:r>
    </w:p>
    <w:p w14:paraId="2105264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笑眯眯地说：殿下您看~</w:t>
      </w:r>
    </w:p>
    <w:p w14:paraId="582BC38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只好伸手接过来。</w:t>
      </w:r>
    </w:p>
    <w:p w14:paraId="1EACFC1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很寻常的款式，很不寻常的料子，上面写着不怎么寻常的香墨小字。</w:t>
      </w:r>
    </w:p>
    <w:p w14:paraId="7FFC2B6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“孤岑惊梦醒，风中闻鸢鸣。”</w:t>
      </w:r>
    </w:p>
    <w:p w14:paraId="5F7C86A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△手帕角落，有个小小的“</w:t>
      </w:r>
      <w:r>
        <w:rPr>
          <w:rFonts w:hint="eastAsia"/>
          <w:color w:val="auto"/>
          <w:sz w:val="24"/>
          <w:lang w:val="en-US" w:eastAsia="zh-CN"/>
        </w:rPr>
        <w:t>洛”</w:t>
      </w:r>
      <w:r>
        <w:rPr>
          <w:rFonts w:hint="default"/>
          <w:color w:val="auto"/>
          <w:sz w:val="24"/>
          <w:lang w:val="en-US" w:eastAsia="zh-CN"/>
        </w:rPr>
        <w:t>字。</w:t>
      </w:r>
    </w:p>
    <w:p w14:paraId="315667F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神思一顿，脑海中忽然有一条闪电般的信息击中了她——</w:t>
      </w:r>
    </w:p>
    <w:p w14:paraId="312BA5B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她看了看手帕角落的“</w:t>
      </w:r>
      <w:r>
        <w:rPr>
          <w:rFonts w:hint="eastAsia"/>
          <w:color w:val="auto"/>
          <w:sz w:val="24"/>
          <w:lang w:val="en-US" w:eastAsia="zh-CN"/>
        </w:rPr>
        <w:t>洛”</w:t>
      </w:r>
      <w:r>
        <w:rPr>
          <w:rFonts w:hint="default"/>
          <w:color w:val="auto"/>
          <w:sz w:val="24"/>
          <w:lang w:val="en-US" w:eastAsia="zh-CN"/>
        </w:rPr>
        <w:t>字，又细细读了一遍那两句小诗。</w:t>
      </w:r>
    </w:p>
    <w:p w14:paraId="18E7E35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【卡点结尾】</w:t>
      </w:r>
      <w:r>
        <w:rPr>
          <w:rFonts w:hint="default"/>
          <w:color w:val="auto"/>
          <w:sz w:val="24"/>
          <w:lang w:val="en-US" w:eastAsia="zh-CN"/>
        </w:rPr>
        <w:t>沉默半晌，神色微妙：</w:t>
      </w:r>
      <w:r>
        <w:rPr>
          <w:rFonts w:hint="eastAsia"/>
          <w:color w:val="auto"/>
          <w:sz w:val="24"/>
          <w:lang w:val="en-US" w:eastAsia="zh-CN"/>
        </w:rPr>
        <w:t>洛家长子</w:t>
      </w: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w:t>
      </w:r>
      <w:r>
        <w:rPr>
          <w:rFonts w:hint="eastAsia"/>
          <w:color w:val="auto"/>
          <w:sz w:val="24"/>
          <w:lang w:val="en-US" w:eastAsia="zh-CN"/>
        </w:rPr>
        <w:t>！</w:t>
      </w:r>
    </w:p>
    <w:p w14:paraId="2F46195B">
      <w:pPr>
        <w:adjustRightInd w:val="0"/>
        <w:snapToGrid w:val="0"/>
        <w:spacing w:beforeLines="0" w:afterLines="0" w:line="360" w:lineRule="auto"/>
        <w:rPr>
          <w:rFonts w:hint="eastAsia"/>
          <w:color w:val="auto"/>
          <w:sz w:val="24"/>
        </w:rPr>
      </w:pPr>
      <w:r>
        <w:rPr>
          <w:rFonts w:hint="eastAsia"/>
          <w:color w:val="auto"/>
          <w:sz w:val="24"/>
        </w:rPr>
        <w:t>叮——系统清脆提示音</w:t>
      </w:r>
    </w:p>
    <w:p w14:paraId="24B551D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rPr>
        <w:t>系统音：【</w:t>
      </w:r>
      <w:r>
        <w:rPr>
          <w:rFonts w:hint="eastAsia"/>
          <w:color w:val="auto"/>
          <w:sz w:val="24"/>
          <w:lang w:val="en-US" w:eastAsia="zh-CN"/>
        </w:rPr>
        <w:t>洛倾澜</w:t>
      </w:r>
      <w:r>
        <w:rPr>
          <w:rFonts w:hint="eastAsia"/>
          <w:color w:val="auto"/>
          <w:sz w:val="24"/>
        </w:rPr>
        <w:t>达成“</w:t>
      </w:r>
      <w:r>
        <w:rPr>
          <w:rFonts w:hint="eastAsia"/>
          <w:color w:val="auto"/>
          <w:sz w:val="24"/>
          <w:lang w:val="en-US" w:eastAsia="zh-CN"/>
        </w:rPr>
        <w:t>一见倾心</w:t>
      </w:r>
      <w:r>
        <w:rPr>
          <w:rFonts w:hint="eastAsia"/>
          <w:color w:val="auto"/>
          <w:sz w:val="24"/>
        </w:rPr>
        <w:t>”成就！解锁</w:t>
      </w:r>
      <w:r>
        <w:rPr>
          <w:rFonts w:hint="eastAsia"/>
          <w:color w:val="auto"/>
          <w:sz w:val="24"/>
          <w:lang w:val="en-US" w:eastAsia="zh-CN"/>
        </w:rPr>
        <w:t>一周</w:t>
      </w:r>
      <w:r>
        <w:rPr>
          <w:rFonts w:hint="eastAsia"/>
          <w:color w:val="auto"/>
          <w:sz w:val="24"/>
        </w:rPr>
        <w:t>寿元！】</w:t>
      </w:r>
    </w:p>
    <w:p w14:paraId="1F5D80E6">
      <w:pPr>
        <w:bidi w:val="0"/>
        <w:adjustRightInd w:val="0"/>
        <w:snapToGrid w:val="0"/>
        <w:spacing w:beforeLines="0" w:afterLines="0" w:line="360" w:lineRule="auto"/>
        <w:jc w:val="left"/>
        <w:rPr>
          <w:rFonts w:hint="eastAsia"/>
          <w:color w:val="auto"/>
          <w:sz w:val="24"/>
          <w:highlight w:val="yellow"/>
          <w:lang w:val="en-US" w:eastAsia="zh-CN"/>
        </w:rPr>
      </w:pPr>
      <w:r>
        <w:rPr>
          <w:rFonts w:hint="eastAsia"/>
          <w:color w:val="auto"/>
          <w:sz w:val="24"/>
          <w:highlight w:val="yellow"/>
          <w:lang w:val="en-US" w:eastAsia="zh-CN"/>
        </w:rPr>
        <w:t>（二卡卡点备选）</w:t>
      </w:r>
    </w:p>
    <w:p w14:paraId="3B4F0E00">
      <w:pPr>
        <w:bidi w:val="0"/>
        <w:adjustRightInd w:val="0"/>
        <w:snapToGrid w:val="0"/>
        <w:spacing w:beforeLines="0" w:afterLines="0" w:line="360" w:lineRule="auto"/>
        <w:jc w:val="left"/>
        <w:rPr>
          <w:rFonts w:hint="default"/>
          <w:color w:val="auto"/>
          <w:sz w:val="24"/>
          <w:highlight w:val="yellow"/>
          <w:lang w:val="en-US" w:eastAsia="zh-CN"/>
        </w:rPr>
      </w:pPr>
    </w:p>
    <w:p w14:paraId="58377E9A">
      <w:pPr>
        <w:bidi w:val="0"/>
        <w:adjustRightInd w:val="0"/>
        <w:snapToGrid w:val="0"/>
        <w:spacing w:beforeLines="0" w:afterLines="0" w:line="360" w:lineRule="auto"/>
        <w:jc w:val="left"/>
        <w:rPr>
          <w:rFonts w:hint="default"/>
          <w:color w:val="auto"/>
          <w:sz w:val="24"/>
          <w:highlight w:val="yellow"/>
          <w:lang w:val="en-US" w:eastAsia="zh-CN"/>
        </w:rPr>
      </w:pPr>
    </w:p>
    <w:p w14:paraId="12297751">
      <w:pPr>
        <w:bidi w:val="0"/>
        <w:adjustRightInd w:val="0"/>
        <w:snapToGrid w:val="0"/>
        <w:spacing w:beforeLines="0" w:afterLines="0" w:line="360" w:lineRule="auto"/>
        <w:jc w:val="left"/>
        <w:rPr>
          <w:rFonts w:hint="default"/>
          <w:color w:val="auto"/>
          <w:sz w:val="24"/>
          <w:highlight w:val="none"/>
          <w:lang w:val="en-US" w:eastAsia="zh-CN"/>
        </w:rPr>
      </w:pPr>
      <w:r>
        <w:rPr>
          <w:rFonts w:hint="eastAsia"/>
          <w:b/>
          <w:bCs/>
          <w:color w:val="auto"/>
          <w:sz w:val="24"/>
          <w:highlight w:val="none"/>
          <w:lang w:val="en-US" w:eastAsia="zh-CN"/>
        </w:rPr>
        <w:t>第二十</w:t>
      </w:r>
      <w:r>
        <w:rPr>
          <w:rFonts w:hint="eastAsia"/>
          <w:b/>
          <w:bCs/>
          <w:color w:val="auto"/>
          <w:sz w:val="24"/>
          <w:szCs w:val="24"/>
          <w:highlight w:val="none"/>
          <w:lang w:val="en-US" w:eastAsia="zh-CN"/>
        </w:rPr>
        <w:t>四</w:t>
      </w:r>
      <w:r>
        <w:rPr>
          <w:rFonts w:hint="eastAsia"/>
          <w:b/>
          <w:bCs/>
          <w:color w:val="auto"/>
          <w:sz w:val="24"/>
          <w:highlight w:val="none"/>
          <w:lang w:val="en-US" w:eastAsia="zh-CN"/>
        </w:rPr>
        <w:t>集</w:t>
      </w:r>
      <w:r>
        <w:rPr>
          <w:rFonts w:hint="eastAsia"/>
          <w:color w:val="auto"/>
          <w:sz w:val="24"/>
          <w:highlight w:val="none"/>
          <w:lang w:val="en-US" w:eastAsia="zh-CN"/>
        </w:rPr>
        <w:t xml:space="preserve"> </w:t>
      </w:r>
      <w:r>
        <w:rPr>
          <w:rFonts w:hint="default"/>
          <w:color w:val="auto"/>
          <w:sz w:val="24"/>
          <w:highlight w:val="none"/>
          <w:lang w:val="en-US" w:eastAsia="zh-CN"/>
        </w:rPr>
        <w:t>手帕迷局 蝴蝶惊变</w:t>
      </w:r>
    </w:p>
    <w:p w14:paraId="5570333D">
      <w:pPr>
        <w:bidi w:val="0"/>
        <w:adjustRightInd w:val="0"/>
        <w:snapToGrid w:val="0"/>
        <w:spacing w:beforeLines="0" w:afterLines="0" w:line="360" w:lineRule="auto"/>
        <w:jc w:val="left"/>
        <w:rPr>
          <w:rFonts w:hint="eastAsia"/>
          <w:color w:val="auto"/>
          <w:sz w:val="24"/>
          <w:highlight w:val="none"/>
          <w:u w:val="single"/>
          <w:lang w:val="en-US" w:eastAsia="zh-CN"/>
        </w:rPr>
      </w:pPr>
      <w:r>
        <w:rPr>
          <w:rFonts w:hint="eastAsia"/>
          <w:color w:val="auto"/>
          <w:sz w:val="24"/>
          <w:highlight w:val="none"/>
          <w:u w:val="single"/>
          <w:lang w:val="en-US" w:eastAsia="zh-CN"/>
        </w:rPr>
        <w:t>2</w:t>
      </w:r>
      <w:r>
        <w:rPr>
          <w:rFonts w:hint="eastAsia"/>
          <w:color w:val="auto"/>
          <w:sz w:val="24"/>
          <w:szCs w:val="24"/>
          <w:highlight w:val="none"/>
          <w:u w:val="single"/>
          <w:lang w:val="en-US" w:eastAsia="zh-CN"/>
        </w:rPr>
        <w:t>4</w:t>
      </w:r>
      <w:r>
        <w:rPr>
          <w:rFonts w:hint="eastAsia"/>
          <w:color w:val="auto"/>
          <w:sz w:val="24"/>
          <w:highlight w:val="none"/>
          <w:u w:val="single"/>
          <w:lang w:val="en-US" w:eastAsia="zh-CN"/>
        </w:rPr>
        <w:t>-1 日 外 御花园</w:t>
      </w:r>
    </w:p>
    <w:p w14:paraId="4E28418A">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default"/>
          <w:color w:val="auto"/>
          <w:sz w:val="24"/>
          <w:highlight w:val="none"/>
          <w:lang w:val="en-US" w:eastAsia="zh-CN"/>
        </w:rPr>
        <w:t>日光斑驳，微风拂动宫墙柳</w:t>
      </w:r>
    </w:p>
    <w:p w14:paraId="2B86D2A5">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凤昭</w:t>
      </w:r>
      <w:r>
        <w:rPr>
          <w:rFonts w:hint="default"/>
          <w:color w:val="auto"/>
          <w:sz w:val="24"/>
          <w:highlight w:val="none"/>
          <w:lang w:val="en-US" w:eastAsia="zh-CN"/>
        </w:rPr>
        <w:t>指尖捏着素色手帕，指腹反复摩挲布料纹路，眉头微蹙，眼眸低垂，</w:t>
      </w:r>
      <w:r>
        <w:rPr>
          <w:rFonts w:hint="eastAsia"/>
          <w:color w:val="auto"/>
          <w:sz w:val="24"/>
          <w:highlight w:val="none"/>
          <w:lang w:val="en-US" w:eastAsia="zh-CN"/>
        </w:rPr>
        <w:t>凤昭</w:t>
      </w:r>
      <w:r>
        <w:rPr>
          <w:rFonts w:hint="default"/>
          <w:color w:val="auto"/>
          <w:sz w:val="24"/>
          <w:highlight w:val="none"/>
          <w:lang w:val="en-US" w:eastAsia="zh-CN"/>
        </w:rPr>
        <w:t>攥紧手帕，指节泛白，眼底闪过一丝了然与错愕</w:t>
      </w:r>
    </w:p>
    <w:p w14:paraId="5999094E">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凤昭</w:t>
      </w:r>
      <w:r>
        <w:rPr>
          <w:rFonts w:hint="default"/>
          <w:color w:val="auto"/>
          <w:sz w:val="24"/>
          <w:highlight w:val="none"/>
          <w:lang w:val="en-US" w:eastAsia="zh-CN"/>
        </w:rPr>
        <w:t>OS：</w:t>
      </w:r>
      <w:r>
        <w:rPr>
          <w:rFonts w:hint="eastAsia"/>
          <w:color w:val="auto"/>
          <w:sz w:val="24"/>
          <w:highlight w:val="none"/>
          <w:lang w:val="en-US" w:eastAsia="zh-CN"/>
        </w:rPr>
        <w:t>三皇女</w:t>
      </w:r>
      <w:r>
        <w:rPr>
          <w:rFonts w:hint="default"/>
          <w:color w:val="auto"/>
          <w:sz w:val="24"/>
          <w:highlight w:val="none"/>
          <w:lang w:val="en-US" w:eastAsia="zh-CN"/>
        </w:rPr>
        <w:t>今年十六，和我同岁！原著她十七岁才遇上</w:t>
      </w:r>
      <w:r>
        <w:rPr>
          <w:rFonts w:hint="eastAsia"/>
          <w:color w:val="auto"/>
          <w:sz w:val="24"/>
          <w:highlight w:val="none"/>
          <w:lang w:val="en-US" w:eastAsia="zh-CN"/>
        </w:rPr>
        <w:t>洛倾澜</w:t>
      </w:r>
      <w:r>
        <w:rPr>
          <w:rFonts w:hint="default"/>
          <w:color w:val="auto"/>
          <w:sz w:val="24"/>
          <w:highlight w:val="none"/>
          <w:lang w:val="en-US" w:eastAsia="zh-CN"/>
        </w:rPr>
        <w:t>，现在整整提前一年！</w:t>
      </w:r>
      <w:r>
        <w:rPr>
          <w:rFonts w:hint="eastAsia"/>
          <w:color w:val="auto"/>
          <w:sz w:val="24"/>
          <w:highlight w:val="none"/>
          <w:lang w:val="en-US" w:eastAsia="zh-CN"/>
        </w:rPr>
        <w:t>看来</w:t>
      </w:r>
      <w:r>
        <w:rPr>
          <w:rFonts w:hint="default"/>
          <w:color w:val="auto"/>
          <w:sz w:val="24"/>
          <w:highlight w:val="none"/>
          <w:lang w:val="en-US" w:eastAsia="zh-CN"/>
        </w:rPr>
        <w:t>是我这个炮灰没死，引发蝴蝶效应，搅乱了整条剧情线！</w:t>
      </w:r>
    </w:p>
    <w:p w14:paraId="2F9A28CF">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凤昭</w:t>
      </w:r>
      <w:r>
        <w:rPr>
          <w:rFonts w:hint="default"/>
          <w:color w:val="auto"/>
          <w:sz w:val="24"/>
          <w:highlight w:val="none"/>
          <w:lang w:val="en-US" w:eastAsia="zh-CN"/>
        </w:rPr>
        <w:t>将手帕狠狠团起，塞进怀中衣襟</w:t>
      </w:r>
      <w:r>
        <w:rPr>
          <w:rFonts w:hint="eastAsia"/>
          <w:color w:val="auto"/>
          <w:sz w:val="24"/>
          <w:highlight w:val="none"/>
          <w:lang w:val="en-US" w:eastAsia="zh-CN"/>
        </w:rPr>
        <w:t>。凤昭</w:t>
      </w:r>
      <w:r>
        <w:rPr>
          <w:rFonts w:hint="default"/>
          <w:color w:val="auto"/>
          <w:sz w:val="24"/>
          <w:highlight w:val="none"/>
          <w:lang w:val="en-US" w:eastAsia="zh-CN"/>
        </w:rPr>
        <w:t>马车驶离皇宫拐角，暗处一辆低调奢华的马车缓缓动了起来</w:t>
      </w:r>
    </w:p>
    <w:p w14:paraId="0626E355">
      <w:pPr>
        <w:bidi w:val="0"/>
        <w:adjustRightInd w:val="0"/>
        <w:snapToGrid w:val="0"/>
        <w:spacing w:beforeLines="0" w:afterLines="0" w:line="360" w:lineRule="auto"/>
        <w:jc w:val="left"/>
        <w:rPr>
          <w:rFonts w:hint="default"/>
          <w:color w:val="auto"/>
          <w:sz w:val="24"/>
          <w:highlight w:val="none"/>
          <w:lang w:val="en-US" w:eastAsia="zh-CN"/>
        </w:rPr>
      </w:pPr>
    </w:p>
    <w:p w14:paraId="3F906239">
      <w:pPr>
        <w:bidi w:val="0"/>
        <w:adjustRightInd w:val="0"/>
        <w:snapToGrid w:val="0"/>
        <w:spacing w:beforeLines="0" w:afterLines="0" w:line="360" w:lineRule="auto"/>
        <w:jc w:val="left"/>
        <w:rPr>
          <w:rFonts w:hint="eastAsia"/>
          <w:color w:val="auto"/>
          <w:sz w:val="24"/>
          <w:highlight w:val="none"/>
          <w:u w:val="single"/>
          <w:lang w:val="en-US" w:eastAsia="zh-CN"/>
        </w:rPr>
      </w:pPr>
      <w:r>
        <w:rPr>
          <w:rFonts w:hint="eastAsia"/>
          <w:color w:val="auto"/>
          <w:sz w:val="24"/>
          <w:highlight w:val="none"/>
          <w:u w:val="single"/>
          <w:lang w:val="en-US" w:eastAsia="zh-CN"/>
        </w:rPr>
        <w:t>2</w:t>
      </w:r>
      <w:r>
        <w:rPr>
          <w:rFonts w:hint="eastAsia"/>
          <w:color w:val="auto"/>
          <w:sz w:val="24"/>
          <w:szCs w:val="24"/>
          <w:highlight w:val="none"/>
          <w:u w:val="single"/>
          <w:lang w:val="en-US" w:eastAsia="zh-CN"/>
        </w:rPr>
        <w:t>4</w:t>
      </w:r>
      <w:r>
        <w:rPr>
          <w:rFonts w:hint="eastAsia"/>
          <w:color w:val="auto"/>
          <w:sz w:val="24"/>
          <w:highlight w:val="none"/>
          <w:u w:val="single"/>
          <w:lang w:val="en-US" w:eastAsia="zh-CN"/>
        </w:rPr>
        <w:t>-2 日 外 皇宫拐角暗处</w:t>
      </w:r>
    </w:p>
    <w:p w14:paraId="781C8A1F">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default"/>
          <w:color w:val="auto"/>
          <w:sz w:val="24"/>
          <w:highlight w:val="none"/>
          <w:lang w:val="en-US" w:eastAsia="zh-CN"/>
        </w:rPr>
        <w:t>奢华马车车厢内，熏香袅袅，陈设精致，氛围静谧压抑</w:t>
      </w:r>
    </w:p>
    <w:p w14:paraId="61B74C19">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洛倾澜</w:t>
      </w:r>
      <w:r>
        <w:rPr>
          <w:rFonts w:hint="default"/>
          <w:color w:val="auto"/>
          <w:sz w:val="24"/>
          <w:highlight w:val="none"/>
          <w:lang w:val="en-US" w:eastAsia="zh-CN"/>
        </w:rPr>
        <w:t>身着雪白衣衫，坐姿娴雅，纤长如玉的手行云流水般制茶，分杯、回壶动作完美如艺术，脸上毫无此前的惊慌，尽显淡然</w:t>
      </w:r>
    </w:p>
    <w:p w14:paraId="78C3D446">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highlight w:val="none"/>
          <w:lang w:val="en-US" w:eastAsia="zh-CN"/>
        </w:rPr>
        <w:t>侍者：（恭敬跪地，垂首）长公子，</w:t>
      </w:r>
      <w:r>
        <w:rPr>
          <w:rFonts w:hint="eastAsia"/>
          <w:color w:val="auto"/>
          <w:sz w:val="24"/>
          <w:highlight w:val="none"/>
          <w:lang w:val="en-US" w:eastAsia="zh-CN"/>
        </w:rPr>
        <w:t>宸王</w:t>
      </w:r>
      <w:r>
        <w:rPr>
          <w:rFonts w:hint="default"/>
          <w:color w:val="auto"/>
          <w:sz w:val="24"/>
          <w:highlight w:val="none"/>
          <w:lang w:val="en-US" w:eastAsia="zh-CN"/>
        </w:rPr>
        <w:t>已走远，是否回府？</w:t>
      </w:r>
    </w:p>
    <w:p w14:paraId="630538D7">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洛倾澜</w:t>
      </w:r>
      <w:r>
        <w:rPr>
          <w:rFonts w:hint="default"/>
          <w:color w:val="auto"/>
          <w:sz w:val="24"/>
          <w:highlight w:val="none"/>
          <w:lang w:val="en-US" w:eastAsia="zh-CN"/>
        </w:rPr>
        <w:t>置若罔闻，专注烹茶，直至清茶落成，才端杯轻嗅，浅尝一口便随手放下，任由热茶冷却，眼神淡漠</w:t>
      </w:r>
    </w:p>
    <w:p w14:paraId="6BD678CB">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洛倾澜</w:t>
      </w:r>
      <w:r>
        <w:rPr>
          <w:rFonts w:hint="default"/>
          <w:color w:val="auto"/>
          <w:sz w:val="24"/>
          <w:highlight w:val="none"/>
          <w:lang w:val="en-US" w:eastAsia="zh-CN"/>
        </w:rPr>
        <w:t>：（指尖轻转尾戒，语气平缓）沿途守卫可打点妥当？</w:t>
      </w:r>
    </w:p>
    <w:p w14:paraId="441C26E1">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highlight w:val="none"/>
          <w:lang w:val="en-US" w:eastAsia="zh-CN"/>
        </w:rPr>
        <w:t>侍者（连忙应声）：已知会钟大人，无人知晓您离宫踪迹！</w:t>
      </w:r>
    </w:p>
    <w:p w14:paraId="4A6A018A">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洛倾澜</w:t>
      </w:r>
      <w:r>
        <w:rPr>
          <w:rFonts w:hint="default"/>
          <w:color w:val="auto"/>
          <w:sz w:val="24"/>
          <w:highlight w:val="none"/>
          <w:lang w:val="en-US" w:eastAsia="zh-CN"/>
        </w:rPr>
        <w:t>垂眸拨弄茶水，忽然眉眼弯起，笑容温润，却周身散发出冷意</w:t>
      </w:r>
    </w:p>
    <w:p w14:paraId="7BE9BD5A">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洛倾澜</w:t>
      </w:r>
      <w:r>
        <w:rPr>
          <w:rFonts w:hint="default"/>
          <w:color w:val="auto"/>
          <w:sz w:val="24"/>
          <w:highlight w:val="none"/>
          <w:lang w:val="en-US" w:eastAsia="zh-CN"/>
        </w:rPr>
        <w:t>（悠悠开口，语气带嫌恶）</w:t>
      </w:r>
      <w:r>
        <w:rPr>
          <w:rFonts w:hint="eastAsia"/>
          <w:color w:val="auto"/>
          <w:sz w:val="24"/>
          <w:highlight w:val="none"/>
          <w:lang w:val="en-US" w:eastAsia="zh-CN"/>
        </w:rPr>
        <w:t>：</w:t>
      </w:r>
      <w:r>
        <w:rPr>
          <w:rFonts w:hint="default"/>
          <w:color w:val="auto"/>
          <w:sz w:val="24"/>
          <w:highlight w:val="none"/>
          <w:lang w:val="en-US" w:eastAsia="zh-CN"/>
        </w:rPr>
        <w:t>明日告知贵君，远离</w:t>
      </w:r>
      <w:r>
        <w:rPr>
          <w:rFonts w:hint="eastAsia"/>
          <w:color w:val="auto"/>
          <w:sz w:val="24"/>
          <w:highlight w:val="none"/>
          <w:lang w:val="en-US" w:eastAsia="zh-CN"/>
        </w:rPr>
        <w:t>三皇女</w:t>
      </w:r>
      <w:r>
        <w:rPr>
          <w:rFonts w:hint="default"/>
          <w:color w:val="auto"/>
          <w:sz w:val="24"/>
          <w:highlight w:val="none"/>
          <w:lang w:val="en-US" w:eastAsia="zh-CN"/>
        </w:rPr>
        <w:t>，此人与传闻相悖，令人恶心。</w:t>
      </w:r>
    </w:p>
    <w:p w14:paraId="463EF415">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default"/>
          <w:color w:val="auto"/>
          <w:sz w:val="24"/>
          <w:highlight w:val="none"/>
          <w:lang w:val="en-US" w:eastAsia="zh-CN"/>
        </w:rPr>
        <w:t>他指尖轻轻摩挲被</w:t>
      </w:r>
      <w:r>
        <w:rPr>
          <w:rFonts w:hint="eastAsia"/>
          <w:color w:val="auto"/>
          <w:sz w:val="24"/>
          <w:highlight w:val="none"/>
          <w:lang w:val="en-US" w:eastAsia="zh-CN"/>
        </w:rPr>
        <w:t>凤昭</w:t>
      </w:r>
      <w:r>
        <w:rPr>
          <w:rFonts w:hint="default"/>
          <w:color w:val="auto"/>
          <w:sz w:val="24"/>
          <w:highlight w:val="none"/>
          <w:lang w:val="en-US" w:eastAsia="zh-CN"/>
        </w:rPr>
        <w:t>攥过的手腕，眼底闪过一丝玩味</w:t>
      </w:r>
    </w:p>
    <w:p w14:paraId="2AB63C2B">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洛倾澜</w:t>
      </w:r>
      <w:r>
        <w:rPr>
          <w:rFonts w:hint="default"/>
          <w:color w:val="auto"/>
          <w:sz w:val="24"/>
          <w:highlight w:val="none"/>
          <w:lang w:val="en-US" w:eastAsia="zh-CN"/>
        </w:rPr>
        <w:t>OS：计划虽有变，好在，得遇良人。</w:t>
      </w:r>
    </w:p>
    <w:p w14:paraId="29C26B29">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default"/>
          <w:color w:val="auto"/>
          <w:sz w:val="24"/>
          <w:highlight w:val="none"/>
          <w:lang w:val="en-US" w:eastAsia="zh-CN"/>
        </w:rPr>
        <w:t>侍者低头战战兢兢，不敢揣测主上心意</w:t>
      </w:r>
    </w:p>
    <w:p w14:paraId="7D459194">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洛倾澜</w:t>
      </w:r>
      <w:r>
        <w:rPr>
          <w:rFonts w:hint="default"/>
          <w:color w:val="auto"/>
          <w:sz w:val="24"/>
          <w:highlight w:val="none"/>
          <w:lang w:val="en-US" w:eastAsia="zh-CN"/>
        </w:rPr>
        <w:t>抬眼，眸色清淡</w:t>
      </w:r>
      <w:r>
        <w:rPr>
          <w:rFonts w:hint="eastAsia"/>
          <w:color w:val="auto"/>
          <w:sz w:val="24"/>
          <w:highlight w:val="none"/>
          <w:lang w:val="en-US" w:eastAsia="zh-CN"/>
        </w:rPr>
        <w:t>：</w:t>
      </w:r>
      <w:r>
        <w:rPr>
          <w:rFonts w:hint="default"/>
          <w:color w:val="auto"/>
          <w:sz w:val="24"/>
          <w:highlight w:val="none"/>
          <w:lang w:val="en-US" w:eastAsia="zh-CN"/>
        </w:rPr>
        <w:t>改道，</w:t>
      </w:r>
      <w:r>
        <w:rPr>
          <w:rFonts w:hint="eastAsia"/>
          <w:color w:val="auto"/>
          <w:sz w:val="24"/>
          <w:highlight w:val="none"/>
          <w:lang w:val="en-US" w:eastAsia="zh-CN"/>
        </w:rPr>
        <w:t>雾香山</w:t>
      </w:r>
      <w:r>
        <w:rPr>
          <w:rFonts w:hint="default"/>
          <w:color w:val="auto"/>
          <w:sz w:val="24"/>
          <w:highlight w:val="none"/>
          <w:lang w:val="en-US" w:eastAsia="zh-CN"/>
        </w:rPr>
        <w:t>灵徽寺。</w:t>
      </w:r>
    </w:p>
    <w:p w14:paraId="68405163">
      <w:pPr>
        <w:bidi w:val="0"/>
        <w:adjustRightInd w:val="0"/>
        <w:snapToGrid w:val="0"/>
        <w:spacing w:beforeLines="0" w:afterLines="0" w:line="360" w:lineRule="auto"/>
        <w:jc w:val="left"/>
        <w:rPr>
          <w:rFonts w:hint="eastAsia"/>
          <w:color w:val="auto"/>
          <w:sz w:val="24"/>
          <w:highlight w:val="none"/>
          <w:lang w:val="en-US" w:eastAsia="zh-CN"/>
        </w:rPr>
      </w:pPr>
      <w:r>
        <w:rPr>
          <w:rFonts w:hint="default"/>
          <w:color w:val="auto"/>
          <w:sz w:val="24"/>
          <w:highlight w:val="none"/>
          <w:lang w:val="en-US" w:eastAsia="zh-CN"/>
        </w:rPr>
        <w:t>侍者满脸震惊</w:t>
      </w:r>
      <w:r>
        <w:rPr>
          <w:rFonts w:hint="eastAsia"/>
          <w:color w:val="auto"/>
          <w:sz w:val="24"/>
          <w:highlight w:val="none"/>
          <w:lang w:val="en-US" w:eastAsia="zh-CN"/>
        </w:rPr>
        <w:t>：长公子平日不是最烦.....</w:t>
      </w:r>
    </w:p>
    <w:p w14:paraId="1EEEDF92">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对上洛倾澜冷漠的眼熟呢</w:t>
      </w:r>
      <w:r>
        <w:rPr>
          <w:rFonts w:hint="default"/>
          <w:color w:val="auto"/>
          <w:sz w:val="24"/>
          <w:highlight w:val="none"/>
          <w:lang w:val="en-US" w:eastAsia="zh-CN"/>
        </w:rPr>
        <w:t>却不</w:t>
      </w:r>
      <w:r>
        <w:rPr>
          <w:rFonts w:hint="eastAsia"/>
          <w:color w:val="auto"/>
          <w:sz w:val="24"/>
          <w:highlight w:val="none"/>
          <w:lang w:val="en-US" w:eastAsia="zh-CN"/>
        </w:rPr>
        <w:t>再</w:t>
      </w:r>
      <w:r>
        <w:rPr>
          <w:rFonts w:hint="default"/>
          <w:color w:val="auto"/>
          <w:sz w:val="24"/>
          <w:highlight w:val="none"/>
          <w:lang w:val="en-US" w:eastAsia="zh-CN"/>
        </w:rPr>
        <w:t>敢多言，</w:t>
      </w:r>
      <w:r>
        <w:rPr>
          <w:rFonts w:hint="eastAsia"/>
          <w:color w:val="auto"/>
          <w:sz w:val="24"/>
          <w:highlight w:val="none"/>
          <w:lang w:val="en-US" w:eastAsia="zh-CN"/>
        </w:rPr>
        <w:t>连连应下。</w:t>
      </w:r>
    </w:p>
    <w:p w14:paraId="7B6660ED">
      <w:pPr>
        <w:bidi w:val="0"/>
        <w:adjustRightInd w:val="0"/>
        <w:snapToGrid w:val="0"/>
        <w:spacing w:beforeLines="0" w:afterLines="0" w:line="360" w:lineRule="auto"/>
        <w:jc w:val="left"/>
        <w:rPr>
          <w:rFonts w:hint="default"/>
          <w:color w:val="auto"/>
          <w:sz w:val="24"/>
          <w:highlight w:val="none"/>
          <w:lang w:val="en-US" w:eastAsia="zh-CN"/>
        </w:rPr>
      </w:pPr>
    </w:p>
    <w:p w14:paraId="19AF6BAF">
      <w:pPr>
        <w:bidi w:val="0"/>
        <w:adjustRightInd w:val="0"/>
        <w:snapToGrid w:val="0"/>
        <w:spacing w:beforeLines="0" w:afterLines="0" w:line="360" w:lineRule="auto"/>
        <w:jc w:val="left"/>
        <w:rPr>
          <w:rFonts w:hint="default"/>
          <w:color w:val="auto"/>
          <w:sz w:val="24"/>
          <w:highlight w:val="none"/>
          <w:u w:val="single"/>
          <w:lang w:val="en-US" w:eastAsia="zh-CN"/>
        </w:rPr>
      </w:pPr>
      <w:r>
        <w:rPr>
          <w:rFonts w:hint="eastAsia"/>
          <w:color w:val="auto"/>
          <w:sz w:val="24"/>
          <w:highlight w:val="none"/>
          <w:u w:val="single"/>
          <w:lang w:val="en-US" w:eastAsia="zh-CN"/>
        </w:rPr>
        <w:t>2</w:t>
      </w:r>
      <w:r>
        <w:rPr>
          <w:rFonts w:hint="eastAsia"/>
          <w:color w:val="auto"/>
          <w:sz w:val="24"/>
          <w:szCs w:val="24"/>
          <w:highlight w:val="none"/>
          <w:u w:val="single"/>
          <w:lang w:val="en-US" w:eastAsia="zh-CN"/>
        </w:rPr>
        <w:t>4</w:t>
      </w:r>
      <w:r>
        <w:rPr>
          <w:rFonts w:hint="eastAsia"/>
          <w:color w:val="auto"/>
          <w:sz w:val="24"/>
          <w:highlight w:val="none"/>
          <w:u w:val="single"/>
          <w:lang w:val="en-US" w:eastAsia="zh-CN"/>
        </w:rPr>
        <w:t>-3 日 内 宸王</w:t>
      </w:r>
      <w:r>
        <w:rPr>
          <w:rFonts w:hint="default"/>
          <w:color w:val="auto"/>
          <w:sz w:val="24"/>
          <w:highlight w:val="none"/>
          <w:u w:val="single"/>
          <w:lang w:val="en-US" w:eastAsia="zh-CN"/>
        </w:rPr>
        <w:t>府</w:t>
      </w:r>
      <w:r>
        <w:rPr>
          <w:rFonts w:hint="eastAsia"/>
          <w:color w:val="auto"/>
          <w:sz w:val="24"/>
          <w:highlight w:val="none"/>
          <w:u w:val="single"/>
          <w:lang w:val="en-US" w:eastAsia="zh-CN"/>
        </w:rPr>
        <w:t>后院</w:t>
      </w:r>
    </w:p>
    <w:p w14:paraId="11467184">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宸王</w:t>
      </w:r>
      <w:r>
        <w:rPr>
          <w:rFonts w:hint="default"/>
          <w:color w:val="auto"/>
          <w:sz w:val="24"/>
          <w:highlight w:val="none"/>
          <w:lang w:val="en-US" w:eastAsia="zh-CN"/>
        </w:rPr>
        <w:t>府后院，庭院空旷，殿内死寂无声</w:t>
      </w:r>
      <w:r>
        <w:rPr>
          <w:rFonts w:hint="eastAsia"/>
          <w:color w:val="auto"/>
          <w:sz w:val="24"/>
          <w:highlight w:val="none"/>
          <w:lang w:val="en-US" w:eastAsia="zh-CN"/>
        </w:rPr>
        <w:t>，空无一人，安静得落针可闻</w:t>
      </w:r>
    </w:p>
    <w:p w14:paraId="3ED12C56">
      <w:pPr>
        <w:bidi w:val="0"/>
        <w:adjustRightInd w:val="0"/>
        <w:snapToGrid w:val="0"/>
        <w:spacing w:beforeLines="0" w:afterLines="0" w:line="360" w:lineRule="auto"/>
        <w:jc w:val="left"/>
        <w:rPr>
          <w:rFonts w:hint="default"/>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凤昭</w:t>
      </w:r>
      <w:r>
        <w:rPr>
          <w:rFonts w:hint="default"/>
          <w:color w:val="auto"/>
          <w:sz w:val="24"/>
          <w:highlight w:val="none"/>
          <w:lang w:val="en-US" w:eastAsia="zh-CN"/>
        </w:rPr>
        <w:t>脚步一顿，眼神锐利，周身气息紧绷，内殿阴影处，一道人影静静伫立，身姿挺拔</w:t>
      </w:r>
    </w:p>
    <w:p w14:paraId="451B71F5">
      <w:pPr>
        <w:bidi w:val="0"/>
        <w:adjustRightInd w:val="0"/>
        <w:snapToGrid w:val="0"/>
        <w:spacing w:beforeLines="0" w:afterLines="0" w:line="360" w:lineRule="auto"/>
        <w:jc w:val="left"/>
        <w:rPr>
          <w:rFonts w:hint="default"/>
          <w:color w:val="auto"/>
          <w:sz w:val="24"/>
          <w:highlight w:val="none"/>
          <w:lang w:val="en-US" w:eastAsia="zh-CN"/>
        </w:rPr>
      </w:pPr>
      <w:r>
        <w:rPr>
          <w:rFonts w:hint="eastAsia"/>
          <w:color w:val="auto"/>
          <w:sz w:val="24"/>
          <w:highlight w:val="none"/>
          <w:lang w:val="en-US" w:eastAsia="zh-CN"/>
        </w:rPr>
        <w:t>【结尾卡点】凤昭</w:t>
      </w:r>
      <w:r>
        <w:rPr>
          <w:rFonts w:hint="default"/>
          <w:color w:val="auto"/>
          <w:sz w:val="24"/>
          <w:highlight w:val="none"/>
          <w:lang w:val="en-US" w:eastAsia="zh-CN"/>
        </w:rPr>
        <w:t>（微挑眉头，语气带着讶异）</w:t>
      </w:r>
      <w:r>
        <w:rPr>
          <w:rFonts w:hint="eastAsia"/>
          <w:color w:val="auto"/>
          <w:sz w:val="24"/>
          <w:highlight w:val="none"/>
          <w:lang w:val="en-US" w:eastAsia="zh-CN"/>
        </w:rPr>
        <w:t>：谁！</w:t>
      </w:r>
      <w:r>
        <w:rPr>
          <w:rFonts w:hint="default"/>
          <w:color w:val="auto"/>
          <w:sz w:val="24"/>
          <w:highlight w:val="none"/>
          <w:lang w:val="en-US" w:eastAsia="zh-CN"/>
        </w:rPr>
        <w:t>……</w:t>
      </w:r>
      <w:r>
        <w:rPr>
          <w:rFonts w:hint="eastAsia"/>
          <w:color w:val="auto"/>
          <w:sz w:val="24"/>
          <w:highlight w:val="none"/>
          <w:lang w:val="en-US" w:eastAsia="zh-CN"/>
        </w:rPr>
        <w:t>疏白</w:t>
      </w:r>
      <w:r>
        <w:rPr>
          <w:rFonts w:hint="default"/>
          <w:color w:val="auto"/>
          <w:sz w:val="24"/>
          <w:highlight w:val="none"/>
          <w:lang w:val="en-US" w:eastAsia="zh-CN"/>
        </w:rPr>
        <w:t>？</w:t>
      </w:r>
      <w:r>
        <w:rPr>
          <w:rFonts w:hint="eastAsia"/>
          <w:color w:val="auto"/>
          <w:sz w:val="24"/>
          <w:highlight w:val="none"/>
          <w:lang w:val="en-US" w:eastAsia="zh-CN"/>
        </w:rPr>
        <w:t>！</w:t>
      </w:r>
    </w:p>
    <w:p w14:paraId="353AE1F4">
      <w:pPr>
        <w:bidi w:val="0"/>
        <w:adjustRightInd w:val="0"/>
        <w:snapToGrid w:val="0"/>
        <w:spacing w:beforeLines="0" w:afterLines="0" w:line="360" w:lineRule="auto"/>
        <w:jc w:val="left"/>
        <w:rPr>
          <w:rFonts w:hint="eastAsia"/>
          <w:color w:val="auto"/>
          <w:sz w:val="24"/>
          <w:highlight w:val="none"/>
          <w:lang w:val="en-US" w:eastAsia="zh-CN"/>
        </w:rPr>
      </w:pPr>
      <w:r>
        <w:rPr>
          <w:rFonts w:hint="default"/>
          <w:color w:val="auto"/>
          <w:sz w:val="24"/>
          <w:lang w:val="en-US" w:eastAsia="zh-CN"/>
        </w:rPr>
        <w:t>△</w:t>
      </w:r>
      <w:r>
        <w:rPr>
          <w:rFonts w:hint="eastAsia"/>
          <w:color w:val="auto"/>
          <w:sz w:val="24"/>
          <w:highlight w:val="none"/>
          <w:lang w:val="en-US" w:eastAsia="zh-CN"/>
        </w:rPr>
        <w:t>疏白</w:t>
      </w:r>
      <w:r>
        <w:rPr>
          <w:rFonts w:hint="default"/>
          <w:color w:val="auto"/>
          <w:sz w:val="24"/>
          <w:highlight w:val="none"/>
          <w:lang w:val="en-US" w:eastAsia="zh-CN"/>
        </w:rPr>
        <w:t>缓缓转身，面容隐匿在光影中，神色难辨</w:t>
      </w:r>
      <w:r>
        <w:rPr>
          <w:rFonts w:hint="eastAsia"/>
          <w:color w:val="auto"/>
          <w:sz w:val="24"/>
          <w:highlight w:val="none"/>
          <w:lang w:val="en-US" w:eastAsia="zh-CN"/>
        </w:rPr>
        <w:t>。</w:t>
      </w:r>
    </w:p>
    <w:p w14:paraId="14605A12">
      <w:pPr>
        <w:bidi w:val="0"/>
        <w:adjustRightInd w:val="0"/>
        <w:snapToGrid w:val="0"/>
        <w:spacing w:beforeLines="0" w:afterLines="0" w:line="360" w:lineRule="auto"/>
        <w:jc w:val="left"/>
        <w:rPr>
          <w:rFonts w:hint="eastAsia"/>
          <w:color w:val="auto"/>
          <w:sz w:val="24"/>
          <w:highlight w:val="none"/>
          <w:lang w:val="en-US" w:eastAsia="zh-CN"/>
        </w:rPr>
      </w:pPr>
    </w:p>
    <w:p w14:paraId="7D03ACD0">
      <w:pPr>
        <w:bidi w:val="0"/>
        <w:adjustRightInd w:val="0"/>
        <w:snapToGrid w:val="0"/>
        <w:spacing w:beforeLines="0" w:afterLines="0" w:line="360" w:lineRule="auto"/>
        <w:jc w:val="left"/>
        <w:rPr>
          <w:rFonts w:hint="eastAsia"/>
          <w:color w:val="auto"/>
          <w:sz w:val="24"/>
          <w:highlight w:val="none"/>
          <w:lang w:val="en-US" w:eastAsia="zh-CN"/>
        </w:rPr>
      </w:pPr>
    </w:p>
    <w:p w14:paraId="3D4B89E8">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b/>
          <w:bCs/>
          <w:color w:val="auto"/>
          <w:sz w:val="24"/>
          <w:highlight w:val="none"/>
          <w:lang w:val="en-US" w:eastAsia="zh-CN"/>
        </w:rPr>
        <w:t>第二十</w:t>
      </w:r>
      <w:r>
        <w:rPr>
          <w:rFonts w:hint="eastAsia"/>
          <w:b/>
          <w:bCs/>
          <w:color w:val="auto"/>
          <w:sz w:val="24"/>
          <w:szCs w:val="24"/>
          <w:highlight w:val="none"/>
          <w:lang w:val="en-US" w:eastAsia="zh-CN"/>
        </w:rPr>
        <w:t>五</w:t>
      </w:r>
      <w:r>
        <w:rPr>
          <w:rFonts w:hint="eastAsia"/>
          <w:b/>
          <w:bCs/>
          <w:color w:val="auto"/>
          <w:sz w:val="24"/>
          <w:highlight w:val="none"/>
          <w:lang w:val="en-US" w:eastAsia="zh-CN"/>
        </w:rPr>
        <w:t>集</w:t>
      </w:r>
      <w:r>
        <w:rPr>
          <w:rFonts w:hint="eastAsia"/>
          <w:color w:val="auto"/>
          <w:sz w:val="24"/>
          <w:highlight w:val="none"/>
          <w:lang w:val="en-US" w:eastAsia="zh-CN"/>
        </w:rPr>
        <w:t xml:space="preserve"> </w:t>
      </w:r>
      <w:r>
        <w:rPr>
          <w:rFonts w:hint="default" w:asciiTheme="minorHAnsi" w:hAnsiTheme="minorHAnsi" w:eastAsiaTheme="minorEastAsia" w:cstheme="minorBidi"/>
          <w:color w:val="auto"/>
          <w:kern w:val="2"/>
          <w:sz w:val="24"/>
          <w:szCs w:val="24"/>
          <w:lang w:val="en-US" w:eastAsia="zh-CN" w:bidi="ar-SA"/>
        </w:rPr>
        <w:t>祖训传承 秘阁惊变</w:t>
      </w:r>
    </w:p>
    <w:p w14:paraId="2C6DEF66">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25-1 日 内 宸王府后院</w:t>
      </w:r>
    </w:p>
    <w:p w14:paraId="3C531790">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（神色骤沉，冷眸直视）</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你无故屏退众人，擅入本王内殿，所为何事！</w:t>
      </w:r>
    </w:p>
    <w:p w14:paraId="50F08078">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垂眸，恭顺躬身行礼，一言不发，骤然抬手打出隐秘手势</w:t>
      </w:r>
    </w:p>
    <w:p w14:paraId="529ABBA4">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default" w:asciiTheme="minorHAnsi" w:hAnsiTheme="minorHAnsi" w:eastAsiaTheme="minorEastAsia" w:cstheme="minorBidi"/>
          <w:color w:val="auto"/>
          <w:kern w:val="2"/>
          <w:sz w:val="24"/>
          <w:szCs w:val="24"/>
          <w:lang w:val="en-US" w:eastAsia="zh-CN" w:bidi="ar-SA"/>
        </w:rPr>
        <w:t>四道暗卫黑影瞬间从殿侧闪出，动作迅捷无声，死死锁闭门窗，大殿彻底封闭</w:t>
      </w:r>
    </w:p>
    <w:p w14:paraId="07D90788">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（心头猛地一跳，浑身肌肉紧绷）</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你这是何意？！</w:t>
      </w:r>
    </w:p>
    <w:p w14:paraId="2541A9C5">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抬手，缓缓从身后取出一尊古朴木盒，神色陡然肃穆</w:t>
      </w:r>
    </w:p>
    <w:p w14:paraId="1CFC1771">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双手捧着木盒，神情虔诚郑重，缓缓打开，黄绸玉缎上，黑宝戒、五彩玉牌、小巧印章三件信物熠熠生辉</w:t>
      </w:r>
    </w:p>
    <w:p w14:paraId="09B22846">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（声线沉厚，周身散发出慑人威严，不复往日温顺）</w:t>
      </w:r>
      <w:r>
        <w:rPr>
          <w:rFonts w:hint="eastAsia" w:cstheme="minorBidi"/>
          <w:color w:val="auto"/>
          <w:kern w:val="2"/>
          <w:sz w:val="24"/>
          <w:szCs w:val="24"/>
          <w:lang w:val="en-US" w:eastAsia="zh-CN" w:bidi="ar-SA"/>
        </w:rPr>
        <w:t>：宸王凤昭</w:t>
      </w:r>
      <w:r>
        <w:rPr>
          <w:rFonts w:hint="default" w:asciiTheme="minorHAnsi" w:hAnsiTheme="minorHAnsi" w:eastAsiaTheme="minorEastAsia" w:cstheme="minorBidi"/>
          <w:color w:val="auto"/>
          <w:kern w:val="2"/>
          <w:sz w:val="24"/>
          <w:szCs w:val="24"/>
          <w:lang w:val="en-US" w:eastAsia="zh-CN" w:bidi="ar-SA"/>
        </w:rPr>
        <w:t>，请聆祖训！</w:t>
      </w:r>
    </w:p>
    <w:p w14:paraId="163C20AF">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脊背莫名发麻，笔直跪地，双手行大礼</w:t>
      </w:r>
    </w:p>
    <w:p w14:paraId="67FC1AA8">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（声音沉稳肃穆）</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谨聆祖训！</w:t>
      </w:r>
    </w:p>
    <w:p w14:paraId="532ECC42">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（声如洪钟，气势磅礴）</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世命传承，众望所归。</w:t>
      </w:r>
      <w:r>
        <w:rPr>
          <w:rFonts w:hint="eastAsia" w:cstheme="minorBidi"/>
          <w:color w:val="auto"/>
          <w:kern w:val="2"/>
          <w:sz w:val="24"/>
          <w:szCs w:val="24"/>
          <w:lang w:val="en-US" w:eastAsia="zh-CN" w:bidi="ar-SA"/>
        </w:rPr>
        <w:t>凤氏</w:t>
      </w:r>
      <w:r>
        <w:rPr>
          <w:rFonts w:hint="default" w:asciiTheme="minorHAnsi" w:hAnsiTheme="minorHAnsi" w:eastAsiaTheme="minorEastAsia" w:cstheme="minorBidi"/>
          <w:color w:val="auto"/>
          <w:kern w:val="2"/>
          <w:sz w:val="24"/>
          <w:szCs w:val="24"/>
          <w:lang w:val="en-US" w:eastAsia="zh-CN" w:bidi="ar-SA"/>
        </w:rPr>
        <w:t>第十一代家主，嫡宗亲王，受令于各代先祖！守世代基业，护家臣门士，定万里江山，安乾坤天下！</w:t>
      </w:r>
    </w:p>
    <w:p w14:paraId="33BDFC23">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（神色肃然，字字铿锵）</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必将刻骨铭心，奉命惟谨！</w:t>
      </w:r>
    </w:p>
    <w:p w14:paraId="690D7517">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抬手扶</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起身，随即携四名暗卫齐齐单膝跪地，行士家大礼</w:t>
      </w:r>
    </w:p>
    <w:p w14:paraId="0A279805">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（垂首恭敬，语气恳切）</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世命已成，属下拜见主公！</w:t>
      </w:r>
    </w:p>
    <w:p w14:paraId="79C775F2">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一众</w:t>
      </w:r>
      <w:r>
        <w:rPr>
          <w:rFonts w:hint="default" w:asciiTheme="minorHAnsi" w:hAnsiTheme="minorHAnsi" w:eastAsiaTheme="minorEastAsia" w:cstheme="minorBidi"/>
          <w:color w:val="auto"/>
          <w:kern w:val="2"/>
          <w:sz w:val="24"/>
          <w:szCs w:val="24"/>
          <w:lang w:val="en-US" w:eastAsia="zh-CN" w:bidi="ar-SA"/>
        </w:rPr>
        <w:t>暗卫（齐声低喝，气势震天）</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拜见主公！</w:t>
      </w:r>
    </w:p>
    <w:p w14:paraId="6289FA6F">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（身形一顿）</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主公？！</w:t>
      </w:r>
    </w:p>
    <w:p w14:paraId="6A39EF2C">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（跪伏在地，沉声解释）</w:t>
      </w:r>
      <w:r>
        <w:rPr>
          <w:rFonts w:hint="eastAsia" w:cstheme="minorBidi"/>
          <w:color w:val="auto"/>
          <w:kern w:val="2"/>
          <w:sz w:val="24"/>
          <w:szCs w:val="24"/>
          <w:lang w:val="en-US" w:eastAsia="zh-CN" w:bidi="ar-SA"/>
        </w:rPr>
        <w:t>：凤氏</w:t>
      </w:r>
      <w:r>
        <w:rPr>
          <w:rFonts w:hint="default" w:asciiTheme="minorHAnsi" w:hAnsiTheme="minorHAnsi" w:eastAsiaTheme="minorEastAsia" w:cstheme="minorBidi"/>
          <w:color w:val="auto"/>
          <w:kern w:val="2"/>
          <w:sz w:val="24"/>
          <w:szCs w:val="24"/>
          <w:lang w:val="en-US" w:eastAsia="zh-CN" w:bidi="ar-SA"/>
        </w:rPr>
        <w:t>有世袭家臣，建国便立誓效忠</w:t>
      </w:r>
      <w:r>
        <w:rPr>
          <w:rFonts w:hint="eastAsia" w:cstheme="minorBidi"/>
          <w:color w:val="auto"/>
          <w:kern w:val="2"/>
          <w:sz w:val="24"/>
          <w:szCs w:val="24"/>
          <w:lang w:val="en-US" w:eastAsia="zh-CN" w:bidi="ar-SA"/>
        </w:rPr>
        <w:t>宸王</w:t>
      </w:r>
      <w:r>
        <w:rPr>
          <w:rFonts w:hint="default" w:asciiTheme="minorHAnsi" w:hAnsiTheme="minorHAnsi" w:eastAsiaTheme="minorEastAsia" w:cstheme="minorBidi"/>
          <w:color w:val="auto"/>
          <w:kern w:val="2"/>
          <w:sz w:val="24"/>
          <w:szCs w:val="24"/>
          <w:lang w:val="en-US" w:eastAsia="zh-CN" w:bidi="ar-SA"/>
        </w:rPr>
        <w:t>，明里四散，暗建神机阁，广纳天下奇士，代代效忠嫡宗主公！属下此前观主公病弱，故而观望，请主公恕罪！</w:t>
      </w:r>
    </w:p>
    <w:p w14:paraId="11FAC89C">
      <w:pPr>
        <w:adjustRightInd w:val="0"/>
        <w:snapToGrid w:val="0"/>
        <w:spacing w:beforeLines="0" w:afterLines="0" w:line="360" w:lineRule="auto"/>
        <w:rPr>
          <w:rFonts w:hint="eastAsia"/>
          <w:color w:val="auto"/>
          <w:sz w:val="24"/>
        </w:rPr>
      </w:pPr>
      <w:r>
        <w:rPr>
          <w:rFonts w:hint="eastAsia"/>
          <w:color w:val="auto"/>
          <w:sz w:val="24"/>
        </w:rPr>
        <w:t>叮——系统清脆提示音</w:t>
      </w:r>
    </w:p>
    <w:p w14:paraId="43540031">
      <w:pPr>
        <w:adjustRightInd w:val="0"/>
        <w:snapToGrid w:val="0"/>
        <w:spacing w:beforeLines="0" w:afterLines="0" w:line="360" w:lineRule="auto"/>
        <w:rPr>
          <w:rFonts w:hint="eastAsia"/>
          <w:color w:val="auto"/>
          <w:sz w:val="24"/>
          <w:lang w:val="en-US" w:eastAsia="zh-CN"/>
        </w:rPr>
      </w:pPr>
      <w:r>
        <w:rPr>
          <w:rFonts w:hint="eastAsia"/>
          <w:color w:val="auto"/>
          <w:sz w:val="24"/>
        </w:rPr>
        <w:t>系统音：</w:t>
      </w:r>
      <w:r>
        <w:rPr>
          <w:rFonts w:hint="eastAsia"/>
          <w:color w:val="auto"/>
          <w:sz w:val="24"/>
          <w:lang w:val="en-US" w:eastAsia="zh-CN"/>
        </w:rPr>
        <w:t>恭喜宿主解锁隐藏支线任务——继承神机阁，寻找并扫除凤氏背后反动势力，维护天姒安定</w:t>
      </w:r>
    </w:p>
    <w:p w14:paraId="06E0ECFE">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任务失败惩罚：收回所有奖励寿元</w:t>
      </w:r>
    </w:p>
    <w:p w14:paraId="561CF6DE">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凤昭震惊</w:t>
      </w:r>
      <w:r>
        <w:rPr>
          <w:rFonts w:hint="default" w:asciiTheme="minorHAnsi" w:hAnsiTheme="minorHAnsi" w:eastAsiaTheme="minorEastAsia" w:cstheme="minorBidi"/>
          <w:color w:val="auto"/>
          <w:kern w:val="2"/>
          <w:sz w:val="24"/>
          <w:szCs w:val="24"/>
          <w:lang w:val="en-US" w:eastAsia="zh-CN" w:bidi="ar-SA"/>
        </w:rPr>
        <w:t>OS：</w:t>
      </w:r>
      <w:r>
        <w:rPr>
          <w:rFonts w:hint="eastAsia" w:cstheme="minorBidi"/>
          <w:color w:val="auto"/>
          <w:kern w:val="2"/>
          <w:sz w:val="24"/>
          <w:szCs w:val="24"/>
          <w:lang w:val="en-US" w:eastAsia="zh-CN" w:bidi="ar-SA"/>
        </w:rPr>
        <w:t>什么！？怎么还带收回的啊！</w:t>
      </w:r>
      <w:r>
        <w:rPr>
          <w:rFonts w:hint="default" w:asciiTheme="minorHAnsi" w:hAnsiTheme="minorHAnsi" w:eastAsiaTheme="minorEastAsia" w:cstheme="minorBidi"/>
          <w:color w:val="auto"/>
          <w:kern w:val="2"/>
          <w:sz w:val="24"/>
          <w:szCs w:val="24"/>
          <w:lang w:val="en-US" w:eastAsia="zh-CN" w:bidi="ar-SA"/>
        </w:rPr>
        <w:t>神机阁？！这不是原文</w:t>
      </w:r>
      <w:r>
        <w:rPr>
          <w:rFonts w:hint="eastAsia" w:cstheme="minorBidi"/>
          <w:color w:val="auto"/>
          <w:kern w:val="2"/>
          <w:sz w:val="24"/>
          <w:szCs w:val="24"/>
          <w:lang w:val="en-US" w:eastAsia="zh-CN" w:bidi="ar-SA"/>
        </w:rPr>
        <w:t>三皇女</w:t>
      </w:r>
      <w:r>
        <w:rPr>
          <w:rFonts w:hint="default" w:asciiTheme="minorHAnsi" w:hAnsiTheme="minorHAnsi" w:eastAsiaTheme="minorEastAsia" w:cstheme="minorBidi"/>
          <w:color w:val="auto"/>
          <w:kern w:val="2"/>
          <w:sz w:val="24"/>
          <w:szCs w:val="24"/>
          <w:lang w:val="en-US" w:eastAsia="zh-CN" w:bidi="ar-SA"/>
        </w:rPr>
        <w:t>夫郎</w:t>
      </w:r>
      <w:r>
        <w:rPr>
          <w:rFonts w:hint="eastAsia" w:cstheme="minorBidi"/>
          <w:color w:val="auto"/>
          <w:kern w:val="2"/>
          <w:sz w:val="24"/>
          <w:szCs w:val="24"/>
          <w:lang w:val="en-US" w:eastAsia="zh-CN" w:bidi="ar-SA"/>
        </w:rPr>
        <w:t>凤凛川</w:t>
      </w:r>
      <w:r>
        <w:rPr>
          <w:rFonts w:hint="default" w:asciiTheme="minorHAnsi" w:hAnsiTheme="minorHAnsi" w:eastAsiaTheme="minorEastAsia" w:cstheme="minorBidi"/>
          <w:color w:val="auto"/>
          <w:kern w:val="2"/>
          <w:sz w:val="24"/>
          <w:szCs w:val="24"/>
          <w:lang w:val="en-US" w:eastAsia="zh-CN" w:bidi="ar-SA"/>
        </w:rPr>
        <w:t>的绝密势力吗？！</w:t>
      </w:r>
      <w:r>
        <w:rPr>
          <w:rFonts w:hint="eastAsia" w:cstheme="minorBidi"/>
          <w:color w:val="auto"/>
          <w:kern w:val="2"/>
          <w:sz w:val="24"/>
          <w:szCs w:val="24"/>
          <w:lang w:val="en-US" w:eastAsia="zh-CN" w:bidi="ar-SA"/>
        </w:rPr>
        <w:t>凤凛川</w:t>
      </w:r>
      <w:r>
        <w:rPr>
          <w:rFonts w:hint="default" w:asciiTheme="minorHAnsi" w:hAnsiTheme="minorHAnsi" w:eastAsiaTheme="minorEastAsia" w:cstheme="minorBidi"/>
          <w:color w:val="auto"/>
          <w:kern w:val="2"/>
          <w:sz w:val="24"/>
          <w:szCs w:val="24"/>
          <w:lang w:val="en-US" w:eastAsia="zh-CN" w:bidi="ar-SA"/>
        </w:rPr>
        <w:t>……他明明是男人，怎么会继承神机阁？！</w:t>
      </w:r>
    </w:p>
    <w:p w14:paraId="4F8F30EF">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（急切开口，眼神锐利）</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你</w:t>
      </w:r>
      <w:r>
        <w:rPr>
          <w:rFonts w:hint="eastAsia" w:cstheme="minorBidi"/>
          <w:color w:val="auto"/>
          <w:kern w:val="2"/>
          <w:sz w:val="24"/>
          <w:szCs w:val="24"/>
          <w:lang w:val="en-US" w:eastAsia="zh-CN" w:bidi="ar-SA"/>
        </w:rPr>
        <w:t>可</w:t>
      </w:r>
      <w:r>
        <w:rPr>
          <w:rFonts w:hint="default" w:asciiTheme="minorHAnsi" w:hAnsiTheme="minorHAnsi" w:eastAsiaTheme="minorEastAsia" w:cstheme="minorBidi"/>
          <w:color w:val="auto"/>
          <w:kern w:val="2"/>
          <w:sz w:val="24"/>
          <w:szCs w:val="24"/>
          <w:lang w:val="en-US" w:eastAsia="zh-CN" w:bidi="ar-SA"/>
        </w:rPr>
        <w:t>认识</w:t>
      </w:r>
      <w:r>
        <w:rPr>
          <w:rFonts w:hint="eastAsia" w:cstheme="minorBidi"/>
          <w:color w:val="auto"/>
          <w:kern w:val="2"/>
          <w:sz w:val="24"/>
          <w:szCs w:val="24"/>
          <w:lang w:val="en-US" w:eastAsia="zh-CN" w:bidi="ar-SA"/>
        </w:rPr>
        <w:t>凤凛川</w:t>
      </w:r>
      <w:r>
        <w:rPr>
          <w:rFonts w:hint="default" w:asciiTheme="minorHAnsi" w:hAnsiTheme="minorHAnsi" w:eastAsiaTheme="minorEastAsia" w:cstheme="minorBidi"/>
          <w:color w:val="auto"/>
          <w:kern w:val="2"/>
          <w:sz w:val="24"/>
          <w:szCs w:val="24"/>
          <w:lang w:val="en-US" w:eastAsia="zh-CN" w:bidi="ar-SA"/>
        </w:rPr>
        <w:t>？！</w:t>
      </w:r>
    </w:p>
    <w:p w14:paraId="4125F8FC">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（眉头微蹙，如实作答）</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此女乃</w:t>
      </w:r>
      <w:r>
        <w:rPr>
          <w:rFonts w:hint="eastAsia" w:cstheme="minorBidi"/>
          <w:color w:val="auto"/>
          <w:kern w:val="2"/>
          <w:sz w:val="24"/>
          <w:szCs w:val="24"/>
          <w:lang w:val="en-US" w:eastAsia="zh-CN" w:bidi="ar-SA"/>
        </w:rPr>
        <w:t>凤氏</w:t>
      </w:r>
      <w:r>
        <w:rPr>
          <w:rFonts w:hint="default" w:asciiTheme="minorHAnsi" w:hAnsiTheme="minorHAnsi" w:eastAsiaTheme="minorEastAsia" w:cstheme="minorBidi"/>
          <w:color w:val="auto"/>
          <w:kern w:val="2"/>
          <w:sz w:val="24"/>
          <w:szCs w:val="24"/>
          <w:lang w:val="en-US" w:eastAsia="zh-CN" w:bidi="ar-SA"/>
        </w:rPr>
        <w:t>旁支，主公堂姐，是神机阁备选承嗣人！</w:t>
      </w:r>
    </w:p>
    <w:p w14:paraId="1BCF800A">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瞳孔骤缩，所有线索瞬间串联</w:t>
      </w:r>
      <w:r>
        <w:rPr>
          <w:rFonts w:hint="eastAsia" w:cstheme="minorBidi"/>
          <w:color w:val="auto"/>
          <w:kern w:val="2"/>
          <w:sz w:val="24"/>
          <w:szCs w:val="24"/>
          <w:lang w:val="en-US" w:eastAsia="zh-CN" w:bidi="ar-SA"/>
        </w:rPr>
        <w:t>。</w:t>
      </w:r>
    </w:p>
    <w:p w14:paraId="11B471C1">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凤昭os：此女？！一个男人男扮女装能躲过这么多人的筛查得到继承的资格。看来这个身份不明的凤凛川的背后必然有着蓄谋已久的秘密</w:t>
      </w:r>
    </w:p>
    <w:p w14:paraId="379510DD">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抬手将黑宝戒戴于食指，宝石流光溢彩，尽显贵气，又将印章挂于颈间</w:t>
      </w:r>
    </w:p>
    <w:p w14:paraId="394594E4">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OS：这信物竟如此不凡，神机阁势力远超想象！</w:t>
      </w:r>
    </w:p>
    <w:p w14:paraId="532DA317">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：（递上账册，语气沉稳）主公，此乃王府绝密私账，天下连锁商号、钱庄皆为神机阁产业，资财无数！</w:t>
      </w:r>
    </w:p>
    <w:p w14:paraId="4B7FBB11">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凤昭越看眼睛睁的越大：</w:t>
      </w:r>
      <w:r>
        <w:rPr>
          <w:rFonts w:hint="default" w:asciiTheme="minorHAnsi" w:hAnsiTheme="minorHAnsi" w:eastAsiaTheme="minorEastAsia" w:cstheme="minorBidi"/>
          <w:color w:val="auto"/>
          <w:kern w:val="2"/>
          <w:sz w:val="24"/>
          <w:szCs w:val="24"/>
          <w:lang w:val="en-US" w:eastAsia="zh-CN" w:bidi="ar-SA"/>
        </w:rPr>
        <w:t>……连通安钱庄、霞蒸楼都是神机阁的产业？？</w:t>
      </w:r>
    </w:p>
    <w:p w14:paraId="49957674">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凤昭os：我的老天奶阿，</w:t>
      </w:r>
      <w:r>
        <w:rPr>
          <w:rFonts w:hint="default" w:asciiTheme="minorHAnsi" w:hAnsiTheme="minorHAnsi" w:eastAsiaTheme="minorEastAsia" w:cstheme="minorBidi"/>
          <w:color w:val="auto"/>
          <w:kern w:val="2"/>
          <w:sz w:val="24"/>
          <w:szCs w:val="24"/>
          <w:lang w:val="en-US" w:eastAsia="zh-CN" w:bidi="ar-SA"/>
        </w:rPr>
        <w:t>这要是放在现代也是全国连锁、遍布天下、无人不知的大企业啊……好多，好多钱。</w:t>
      </w:r>
    </w:p>
    <w:p w14:paraId="7484D8A1">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：（眼神坚定，忠心毕露）从今往后，</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定辅佐主公，肝脑涂地，在所不辞！</w:t>
      </w:r>
    </w:p>
    <w:p w14:paraId="243E95C6">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指尖轻叩桌案，眸光深邃，笑意暗藏锋芒</w:t>
      </w:r>
    </w:p>
    <w:p w14:paraId="703BF9B4">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凤昭：第一件事，</w:t>
      </w:r>
      <w:r>
        <w:rPr>
          <w:rFonts w:hint="default" w:asciiTheme="minorHAnsi" w:hAnsiTheme="minorHAnsi" w:eastAsiaTheme="minorEastAsia" w:cstheme="minorBidi"/>
          <w:color w:val="auto"/>
          <w:kern w:val="2"/>
          <w:sz w:val="24"/>
          <w:szCs w:val="24"/>
          <w:lang w:val="en-US" w:eastAsia="zh-CN" w:bidi="ar-SA"/>
        </w:rPr>
        <w:t>想尽一切办法，把</w:t>
      </w:r>
      <w:r>
        <w:rPr>
          <w:rFonts w:hint="eastAsia" w:cstheme="minorBidi"/>
          <w:color w:val="auto"/>
          <w:kern w:val="2"/>
          <w:sz w:val="24"/>
          <w:szCs w:val="24"/>
          <w:lang w:val="en-US" w:eastAsia="zh-CN" w:bidi="ar-SA"/>
        </w:rPr>
        <w:t>凤凛川</w:t>
      </w:r>
      <w:r>
        <w:rPr>
          <w:rFonts w:hint="default" w:asciiTheme="minorHAnsi" w:hAnsiTheme="minorHAnsi" w:eastAsiaTheme="minorEastAsia" w:cstheme="minorBidi"/>
          <w:color w:val="auto"/>
          <w:kern w:val="2"/>
          <w:sz w:val="24"/>
          <w:szCs w:val="24"/>
          <w:lang w:val="en-US" w:eastAsia="zh-CN" w:bidi="ar-SA"/>
        </w:rPr>
        <w:t>给本王带过来！</w:t>
      </w:r>
    </w:p>
    <w:p w14:paraId="2C6AD60B">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挑眉</w:t>
      </w:r>
      <w:r>
        <w:rPr>
          <w:rFonts w:hint="eastAsia" w:cstheme="minorBidi"/>
          <w:color w:val="auto"/>
          <w:kern w:val="2"/>
          <w:sz w:val="24"/>
          <w:szCs w:val="24"/>
          <w:lang w:val="en-US" w:eastAsia="zh-CN" w:bidi="ar-SA"/>
        </w:rPr>
        <w:t>：</w:t>
      </w:r>
      <w:r>
        <w:rPr>
          <w:rFonts w:hint="default" w:asciiTheme="minorHAnsi" w:hAnsiTheme="minorHAnsi" w:eastAsiaTheme="minorEastAsia" w:cstheme="minorBidi"/>
          <w:color w:val="auto"/>
          <w:kern w:val="2"/>
          <w:sz w:val="24"/>
          <w:szCs w:val="24"/>
          <w:lang w:val="en-US" w:eastAsia="zh-CN" w:bidi="ar-SA"/>
        </w:rPr>
        <w:t>主公意欲何为？</w:t>
      </w:r>
    </w:p>
    <w:p w14:paraId="48A9FA4C">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到时候你就知道了。</w:t>
      </w:r>
    </w:p>
    <w:p w14:paraId="7D53A4B5">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asciiTheme="minorHAnsi" w:hAnsiTheme="minorHAnsi" w:eastAsiaTheme="minorEastAsia" w:cstheme="minorBidi"/>
          <w:color w:val="auto"/>
          <w:kern w:val="2"/>
          <w:sz w:val="24"/>
          <w:szCs w:val="24"/>
          <w:lang w:val="en-US" w:eastAsia="zh-CN" w:bidi="ar-SA"/>
        </w:rPr>
        <w:t>抬眸，眼中闪过讶异，</w:t>
      </w:r>
      <w:r>
        <w:rPr>
          <w:rFonts w:hint="eastAsia" w:cstheme="minorBidi"/>
          <w:color w:val="auto"/>
          <w:kern w:val="2"/>
          <w:sz w:val="24"/>
          <w:szCs w:val="24"/>
          <w:lang w:val="en-US" w:eastAsia="zh-CN" w:bidi="ar-SA"/>
        </w:rPr>
        <w:t>凤昭</w:t>
      </w:r>
      <w:r>
        <w:rPr>
          <w:rFonts w:hint="default" w:asciiTheme="minorHAnsi" w:hAnsiTheme="minorHAnsi" w:eastAsiaTheme="minorEastAsia" w:cstheme="minorBidi"/>
          <w:color w:val="auto"/>
          <w:kern w:val="2"/>
          <w:sz w:val="24"/>
          <w:szCs w:val="24"/>
          <w:lang w:val="en-US" w:eastAsia="zh-CN" w:bidi="ar-SA"/>
        </w:rPr>
        <w:t>嘴角勾起一抹运筹帷幄的笑</w:t>
      </w:r>
    </w:p>
    <w:p w14:paraId="4A0A0770">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p>
    <w:p w14:paraId="6AA4F7BB">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25-2 夜 内 三皇女府</w:t>
      </w:r>
    </w:p>
    <w:p w14:paraId="56AB8B1C">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侍女轻轻捏肩，夜灵犀嘶的一声粗鲁将侍女的手拨开</w:t>
      </w:r>
    </w:p>
    <w:p w14:paraId="385CD008">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夜灵犀：滚开！怎么捏的，疼死我了！拖出去一丈红！</w:t>
      </w:r>
    </w:p>
    <w:p w14:paraId="003EA808">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侍女：不要！殿下！原谅我这一次吧！</w:t>
      </w:r>
    </w:p>
    <w:p w14:paraId="15F28A3B">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夜灵犀眼神恨恨，面对着她的黑衣男子不紧不慢的喝了一口茶</w:t>
      </w:r>
    </w:p>
    <w:p w14:paraId="1E9E0B1A">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黑衣男子（凤凛川）：殿下何必大动肝火，不过是一个病秧子，何惧只有</w:t>
      </w:r>
    </w:p>
    <w:p w14:paraId="7B21F4B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夜灵犀抬眼看向凤凛川：哼，你说得倒轻松，神机阁被凤昭收入囊中，未来我们的大业，只会愈加阻碍，别怪我没提醒你，现在的凤昭，可和以前的不一样了</w:t>
      </w:r>
    </w:p>
    <w:p w14:paraId="152D39D1">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凤凛川起身从背后将夜灵犀拥入怀中</w:t>
      </w:r>
    </w:p>
    <w:p w14:paraId="47FA3E7F">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凤凛川：别担心，再不一样，这天下，也只会是我们的</w:t>
      </w:r>
    </w:p>
    <w:p w14:paraId="3AB1BC6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夜灵犀满意轻哼，凤凛川目光由温柔的看着夜灵犀变阴翳抬眼。</w:t>
      </w:r>
    </w:p>
    <w:p w14:paraId="04DED2BD">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p>
    <w:p w14:paraId="298B9A20">
      <w:pPr>
        <w:bidi w:val="0"/>
        <w:adjustRightInd w:val="0"/>
        <w:snapToGrid w:val="0"/>
        <w:spacing w:beforeLines="0" w:afterLines="0" w:line="360" w:lineRule="auto"/>
        <w:jc w:val="left"/>
        <w:rPr>
          <w:rFonts w:hint="default" w:asciiTheme="minorHAnsi" w:hAnsiTheme="minorHAnsi" w:eastAsiaTheme="minorEastAsia" w:cstheme="minorBidi"/>
          <w:color w:val="auto"/>
          <w:kern w:val="2"/>
          <w:sz w:val="24"/>
          <w:szCs w:val="24"/>
          <w:lang w:val="en-US" w:eastAsia="zh-CN" w:bidi="ar-SA"/>
        </w:rPr>
      </w:pPr>
    </w:p>
    <w:p w14:paraId="1DF9343F">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b/>
          <w:bCs/>
          <w:color w:val="auto"/>
          <w:kern w:val="2"/>
          <w:sz w:val="24"/>
          <w:szCs w:val="24"/>
          <w:lang w:val="en-US" w:eastAsia="zh-CN" w:bidi="ar-SA"/>
        </w:rPr>
        <w:t>第二十六集</w:t>
      </w:r>
      <w:r>
        <w:rPr>
          <w:rFonts w:hint="eastAsia" w:cstheme="minorBidi"/>
          <w:color w:val="auto"/>
          <w:kern w:val="2"/>
          <w:sz w:val="24"/>
          <w:szCs w:val="24"/>
          <w:lang w:val="en-US" w:eastAsia="zh-CN" w:bidi="ar-SA"/>
        </w:rPr>
        <w:t xml:space="preserve"> 王炸在手，天下我有</w:t>
      </w:r>
    </w:p>
    <w:p w14:paraId="46D42C00">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26-1 日 内 宸王府寝殿</w:t>
      </w:r>
    </w:p>
    <w:p w14:paraId="527A2D43">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晨光柔暖，锦被绣纹精致。</w:t>
      </w:r>
    </w:p>
    <w:p w14:paraId="31252601">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当晚睡了一个无比香甜的觉</w:t>
      </w:r>
      <w:r>
        <w:rPr>
          <w:rFonts w:hint="eastAsia" w:cstheme="minorBidi"/>
          <w:color w:val="auto"/>
          <w:kern w:val="2"/>
          <w:sz w:val="24"/>
          <w:szCs w:val="24"/>
          <w:lang w:val="en-US" w:eastAsia="zh-CN" w:bidi="ar-SA"/>
        </w:rPr>
        <w:t>，半梦半醒，砸吧着嘴眉眼飞扬</w:t>
      </w:r>
    </w:p>
    <w:p w14:paraId="19EA175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凤昭嘟囔着：</w:t>
      </w:r>
      <w:r>
        <w:rPr>
          <w:rFonts w:hint="default" w:cstheme="minorBidi"/>
          <w:color w:val="auto"/>
          <w:kern w:val="2"/>
          <w:sz w:val="24"/>
          <w:szCs w:val="24"/>
          <w:lang w:val="en-US" w:eastAsia="zh-CN" w:bidi="ar-SA"/>
        </w:rPr>
        <w:t>呜呜呜呜，感谢老祖宗的馈赠。</w:t>
      </w:r>
      <w:r>
        <w:rPr>
          <w:rFonts w:hint="eastAsia" w:cstheme="minorBidi"/>
          <w:color w:val="auto"/>
          <w:kern w:val="2"/>
          <w:sz w:val="24"/>
          <w:szCs w:val="24"/>
          <w:lang w:val="en-US" w:eastAsia="zh-CN" w:bidi="ar-SA"/>
        </w:rPr>
        <w:t>我</w:t>
      </w:r>
      <w:r>
        <w:rPr>
          <w:rFonts w:hint="default" w:cstheme="minorBidi"/>
          <w:color w:val="auto"/>
          <w:kern w:val="2"/>
          <w:sz w:val="24"/>
          <w:szCs w:val="24"/>
          <w:lang w:val="en-US" w:eastAsia="zh-CN" w:bidi="ar-SA"/>
        </w:rPr>
        <w:t>以后可以安心当个“阁”宝女了！</w:t>
      </w:r>
    </w:p>
    <w:p w14:paraId="67A57E4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咧着个大嘴刚睁开眼，就对上了一双笑意盈盈的眼睛。</w:t>
      </w:r>
    </w:p>
    <w:p w14:paraId="57D554B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青衣如碧，温和地轻笑道：殿下早，看来昨晚做了个美梦。</w:t>
      </w:r>
    </w:p>
    <w:p w14:paraId="0443B6E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略微尴尬地收起了嘴角。</w:t>
      </w:r>
    </w:p>
    <w:p w14:paraId="050A739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十分自然地在她起身后伺候她穿鞋穿衣，动作熟练，不紧不慢地将手中的信封交给</w:t>
      </w:r>
      <w:r>
        <w:rPr>
          <w:rFonts w:hint="eastAsia" w:cstheme="minorBidi"/>
          <w:color w:val="auto"/>
          <w:kern w:val="2"/>
          <w:sz w:val="24"/>
          <w:szCs w:val="24"/>
          <w:lang w:val="en-US" w:eastAsia="zh-CN" w:bidi="ar-SA"/>
        </w:rPr>
        <w:t>凤昭</w:t>
      </w:r>
    </w:p>
    <w:p w14:paraId="697A038F">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疏白微笑：</w:t>
      </w:r>
      <w:r>
        <w:rPr>
          <w:rFonts w:hint="default" w:cstheme="minorBidi"/>
          <w:color w:val="auto"/>
          <w:kern w:val="2"/>
          <w:sz w:val="24"/>
          <w:szCs w:val="24"/>
          <w:lang w:val="en-US" w:eastAsia="zh-CN" w:bidi="ar-SA"/>
        </w:rPr>
        <w:t>殿下，宫中来信。</w:t>
      </w:r>
    </w:p>
    <w:p w14:paraId="608F1FE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随手接过一看，信封外五个张牙舞爪的大字格外显眼：</w:t>
      </w:r>
    </w:p>
    <w:p w14:paraId="26E25BB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【致</w:t>
      </w:r>
      <w:r>
        <w:rPr>
          <w:rFonts w:hint="eastAsia" w:cstheme="minorBidi"/>
          <w:color w:val="auto"/>
          <w:kern w:val="2"/>
          <w:sz w:val="24"/>
          <w:szCs w:val="24"/>
          <w:lang w:val="en-US" w:eastAsia="zh-CN" w:bidi="ar-SA"/>
        </w:rPr>
        <w:t>灵晗</w:t>
      </w:r>
      <w:r>
        <w:rPr>
          <w:rFonts w:hint="default" w:cstheme="minorBidi"/>
          <w:color w:val="auto"/>
          <w:kern w:val="2"/>
          <w:sz w:val="24"/>
          <w:szCs w:val="24"/>
          <w:lang w:val="en-US" w:eastAsia="zh-CN" w:bidi="ar-SA"/>
        </w:rPr>
        <w:t>卿卿】</w:t>
      </w:r>
    </w:p>
    <w:p w14:paraId="33171A6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w:t>
      </w:r>
    </w:p>
    <w:p w14:paraId="1738BE7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凤昭（尴尬崩溃）os：</w:t>
      </w:r>
      <w:r>
        <w:rPr>
          <w:rFonts w:hint="default" w:cstheme="minorBidi"/>
          <w:color w:val="auto"/>
          <w:kern w:val="2"/>
          <w:sz w:val="24"/>
          <w:szCs w:val="24"/>
          <w:lang w:val="en-US" w:eastAsia="zh-CN" w:bidi="ar-SA"/>
        </w:rPr>
        <w:t>焯</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这么肉麻的东西，就这样明目张胆地送到王府来？这都不叫私相授受了，简直厚颜无耻、肆无忌惮！</w:t>
      </w:r>
    </w:p>
    <w:p w14:paraId="0D5DF90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olor w:val="auto"/>
          <w:sz w:val="24"/>
          <w:lang w:val="en-US" w:eastAsia="zh-CN"/>
        </w:rPr>
        <w:t>凤昭</w:t>
      </w:r>
      <w:r>
        <w:rPr>
          <w:rFonts w:hint="default" w:cstheme="minorBidi"/>
          <w:color w:val="auto"/>
          <w:kern w:val="2"/>
          <w:sz w:val="24"/>
          <w:szCs w:val="24"/>
          <w:lang w:val="en-US" w:eastAsia="zh-CN" w:bidi="ar-SA"/>
        </w:rPr>
        <w:t>略一捻厚度</w:t>
      </w:r>
      <w:r>
        <w:rPr>
          <w:rFonts w:hint="eastAsia" w:cstheme="minorBidi"/>
          <w:color w:val="auto"/>
          <w:kern w:val="2"/>
          <w:sz w:val="24"/>
          <w:szCs w:val="24"/>
          <w:lang w:val="en-US" w:eastAsia="zh-CN" w:bidi="ar-SA"/>
        </w:rPr>
        <w:t>os：这</w:t>
      </w:r>
      <w:r>
        <w:rPr>
          <w:rFonts w:hint="default" w:cstheme="minorBidi"/>
          <w:color w:val="auto"/>
          <w:kern w:val="2"/>
          <w:sz w:val="24"/>
          <w:szCs w:val="24"/>
          <w:lang w:val="en-US" w:eastAsia="zh-CN" w:bidi="ar-SA"/>
        </w:rPr>
        <w:t>起码有个十几页</w:t>
      </w:r>
      <w:r>
        <w:rPr>
          <w:rFonts w:hint="eastAsia" w:cstheme="minorBidi"/>
          <w:color w:val="auto"/>
          <w:kern w:val="2"/>
          <w:sz w:val="24"/>
          <w:szCs w:val="24"/>
          <w:lang w:val="en-US" w:eastAsia="zh-CN" w:bidi="ar-SA"/>
        </w:rPr>
        <w:t>吧</w:t>
      </w:r>
      <w:r>
        <w:rPr>
          <w:rFonts w:hint="default" w:cstheme="minorBidi"/>
          <w:color w:val="auto"/>
          <w:kern w:val="2"/>
          <w:sz w:val="24"/>
          <w:szCs w:val="24"/>
          <w:lang w:val="en-US" w:eastAsia="zh-CN" w:bidi="ar-SA"/>
        </w:rPr>
        <w:t>。</w:t>
      </w:r>
    </w:p>
    <w:p w14:paraId="3F6A350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就撕开信封随便扫了一眼。不看便罢，这一看差点烧瞎了她的双眼——</w:t>
      </w:r>
    </w:p>
    <w:p w14:paraId="594D2A3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凤昭（闭眼不愿面对）os：</w:t>
      </w:r>
      <w:r>
        <w:rPr>
          <w:rFonts w:hint="default" w:cstheme="minorBidi"/>
          <w:color w:val="auto"/>
          <w:kern w:val="2"/>
          <w:sz w:val="24"/>
          <w:szCs w:val="24"/>
          <w:lang w:val="en-US" w:eastAsia="zh-CN" w:bidi="ar-SA"/>
        </w:rPr>
        <w:t>用词之火辣，语气之哀怨，话题之劲爆，是要满屏打马赛克的程度。语言的力量，无法想象。</w:t>
      </w:r>
    </w:p>
    <w:p w14:paraId="70B5517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草草将信纸重新塞回去，没好气地挥手将信封扔出老远。</w:t>
      </w:r>
    </w:p>
    <w:p w14:paraId="5B5C940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门口忽然进来一人，捡起了地上的信封。</w:t>
      </w:r>
    </w:p>
    <w:p w14:paraId="7992B57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担忧道：殿下怎么了？何人的信，将殿下气成这样。</w:t>
      </w:r>
    </w:p>
    <w:p w14:paraId="12E35A4D">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一看信封称谓，不由愣了愣</w:t>
      </w:r>
      <w:r>
        <w:rPr>
          <w:rFonts w:hint="eastAsia" w:cstheme="minorBidi"/>
          <w:color w:val="auto"/>
          <w:kern w:val="2"/>
          <w:sz w:val="24"/>
          <w:szCs w:val="24"/>
          <w:lang w:val="en-US" w:eastAsia="zh-CN" w:bidi="ar-SA"/>
        </w:rPr>
        <w:t>。</w:t>
      </w:r>
    </w:p>
    <w:p w14:paraId="4227E02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好奇道：这看起来是家书，或者情书？</w:t>
      </w:r>
      <w:r>
        <w:rPr>
          <w:rFonts w:hint="eastAsia" w:cstheme="minorBidi"/>
          <w:color w:val="auto"/>
          <w:kern w:val="2"/>
          <w:sz w:val="24"/>
          <w:szCs w:val="24"/>
          <w:lang w:val="en-US" w:eastAsia="zh-CN" w:bidi="ar-SA"/>
        </w:rPr>
        <w:t>灵晗</w:t>
      </w:r>
      <w:r>
        <w:rPr>
          <w:rFonts w:hint="default" w:cstheme="minorBidi"/>
          <w:color w:val="auto"/>
          <w:kern w:val="2"/>
          <w:sz w:val="24"/>
          <w:szCs w:val="24"/>
          <w:lang w:val="en-US" w:eastAsia="zh-CN" w:bidi="ar-SA"/>
        </w:rPr>
        <w:t>卿卿……殿下，</w:t>
      </w:r>
      <w:r>
        <w:rPr>
          <w:rFonts w:hint="eastAsia" w:cstheme="minorBidi"/>
          <w:color w:val="auto"/>
          <w:kern w:val="2"/>
          <w:sz w:val="24"/>
          <w:szCs w:val="24"/>
          <w:lang w:val="en-US" w:eastAsia="zh-CN" w:bidi="ar-SA"/>
        </w:rPr>
        <w:t>灵晗</w:t>
      </w:r>
      <w:r>
        <w:rPr>
          <w:rFonts w:hint="default" w:cstheme="minorBidi"/>
          <w:color w:val="auto"/>
          <w:kern w:val="2"/>
          <w:sz w:val="24"/>
          <w:szCs w:val="24"/>
          <w:lang w:val="en-US" w:eastAsia="zh-CN" w:bidi="ar-SA"/>
        </w:rPr>
        <w:t>是谁啊？</w:t>
      </w:r>
    </w:p>
    <w:p w14:paraId="7151BBE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凤昭os</w:t>
      </w:r>
      <w:r>
        <w:rPr>
          <w:rFonts w:hint="default" w:cstheme="minorBidi"/>
          <w:color w:val="auto"/>
          <w:kern w:val="2"/>
          <w:sz w:val="24"/>
          <w:szCs w:val="24"/>
          <w:lang w:val="en-US" w:eastAsia="zh-CN" w:bidi="ar-SA"/>
        </w:rPr>
        <w:t>：……是你</w:t>
      </w:r>
      <w:r>
        <w:rPr>
          <w:rFonts w:hint="eastAsia" w:cstheme="minorBidi"/>
          <w:color w:val="auto"/>
          <w:kern w:val="2"/>
          <w:sz w:val="24"/>
          <w:szCs w:val="24"/>
          <w:lang w:val="en-US" w:eastAsia="zh-CN" w:bidi="ar-SA"/>
        </w:rPr>
        <w:t>主君</w:t>
      </w:r>
      <w:r>
        <w:rPr>
          <w:rFonts w:hint="default" w:cstheme="minorBidi"/>
          <w:color w:val="auto"/>
          <w:kern w:val="2"/>
          <w:sz w:val="24"/>
          <w:szCs w:val="24"/>
          <w:lang w:val="en-US" w:eastAsia="zh-CN" w:bidi="ar-SA"/>
        </w:rPr>
        <w:t>我。</w:t>
      </w:r>
    </w:p>
    <w:p w14:paraId="6BFB0C6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也没打算瞒着他，她伸手接过</w:t>
      </w: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恭敬捡起来的信封，随手放进一个匣子里</w:t>
      </w:r>
    </w:p>
    <w:p w14:paraId="06B7445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淡淡道：</w:t>
      </w:r>
      <w:r>
        <w:rPr>
          <w:rFonts w:hint="eastAsia" w:cstheme="minorBidi"/>
          <w:color w:val="auto"/>
          <w:kern w:val="2"/>
          <w:sz w:val="24"/>
          <w:szCs w:val="24"/>
          <w:lang w:val="en-US" w:eastAsia="zh-CN" w:bidi="ar-SA"/>
        </w:rPr>
        <w:t>灵晗</w:t>
      </w:r>
      <w:r>
        <w:rPr>
          <w:rFonts w:hint="default" w:cstheme="minorBidi"/>
          <w:color w:val="auto"/>
          <w:kern w:val="2"/>
          <w:sz w:val="24"/>
          <w:szCs w:val="24"/>
          <w:lang w:val="en-US" w:eastAsia="zh-CN" w:bidi="ar-SA"/>
        </w:rPr>
        <w:t>，是我幼时宫内冠的小字。</w:t>
      </w:r>
    </w:p>
    <w:p w14:paraId="71DB0AE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动作一顿，眼神不由得闪了闪</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：啊……原来如此，那写信者应该是宫里的贵人了。</w:t>
      </w:r>
    </w:p>
    <w:p w14:paraId="670A4F4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不置可否，并未回答。</w:t>
      </w:r>
    </w:p>
    <w:p w14:paraId="60DD607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云笙垂眸os：</w:t>
      </w:r>
      <w:r>
        <w:rPr>
          <w:rFonts w:hint="default" w:cstheme="minorBidi"/>
          <w:color w:val="auto"/>
          <w:kern w:val="2"/>
          <w:sz w:val="24"/>
          <w:szCs w:val="24"/>
          <w:lang w:val="en-US" w:eastAsia="zh-CN" w:bidi="ar-SA"/>
        </w:rPr>
        <w:t>殿下天潢贵胄，乃绝代佳人，这等人物的正君，也就宫里的皇子堪堪配得。殿下早晚</w:t>
      </w:r>
      <w:r>
        <w:rPr>
          <w:rFonts w:hint="eastAsia" w:cstheme="minorBidi"/>
          <w:color w:val="auto"/>
          <w:kern w:val="2"/>
          <w:sz w:val="24"/>
          <w:szCs w:val="24"/>
          <w:lang w:val="en-US" w:eastAsia="zh-CN" w:bidi="ar-SA"/>
        </w:rPr>
        <w:t>会婚嫁</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我</w:t>
      </w:r>
      <w:r>
        <w:rPr>
          <w:rFonts w:hint="default" w:cstheme="minorBidi"/>
          <w:color w:val="auto"/>
          <w:kern w:val="2"/>
          <w:sz w:val="24"/>
          <w:szCs w:val="24"/>
          <w:lang w:val="en-US" w:eastAsia="zh-CN" w:bidi="ar-SA"/>
        </w:rPr>
        <w:t>也该习惯才好。</w:t>
      </w:r>
    </w:p>
    <w:p w14:paraId="44B0D8A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努力压下心底翻涌的酸涩和失落，脸上露出一抹柔和乖顺的笑意：天气渐冷了，我为殿下缝制了一双初冬时节的靴子，内里是雪兔绒。殿下试试。</w:t>
      </w:r>
    </w:p>
    <w:p w14:paraId="1A3D370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不由有些心疼</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辛苦你了，你近来日日</w:t>
      </w:r>
      <w:r>
        <w:rPr>
          <w:rFonts w:hint="eastAsia" w:cstheme="minorBidi"/>
          <w:color w:val="auto"/>
          <w:kern w:val="2"/>
          <w:sz w:val="24"/>
          <w:szCs w:val="24"/>
          <w:lang w:val="en-US" w:eastAsia="zh-CN" w:bidi="ar-SA"/>
        </w:rPr>
        <w:t>管家</w:t>
      </w:r>
      <w:r>
        <w:rPr>
          <w:rFonts w:hint="default" w:cstheme="minorBidi"/>
          <w:color w:val="auto"/>
          <w:kern w:val="2"/>
          <w:sz w:val="24"/>
          <w:szCs w:val="24"/>
          <w:lang w:val="en-US" w:eastAsia="zh-CN" w:bidi="ar-SA"/>
        </w:rPr>
        <w:t>，连休息的时间都不够，怎么还费心做这个？</w:t>
      </w:r>
    </w:p>
    <w:p w14:paraId="44B634D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小心翼翼地抬眼，轻声道：殿下不喜欢吗？是不是我手艺粗陋，浪费了这样名贵的皮毛和料子……</w:t>
      </w:r>
    </w:p>
    <w:p w14:paraId="701F155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失笑，不以为意道：这话就怪了，这些东西库房里多的是，只要你高兴，拿出来剪着玩儿都行。</w:t>
      </w:r>
    </w:p>
    <w:p w14:paraId="0066863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俊脸一红，执着地问：那殿下喜不喜欢？</w:t>
      </w:r>
    </w:p>
    <w:p w14:paraId="190CE3F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眉眼温和：喜欢。</w:t>
      </w:r>
    </w:p>
    <w:p w14:paraId="6422D69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云笙</w:t>
      </w:r>
      <w:r>
        <w:rPr>
          <w:rFonts w:hint="default" w:cstheme="minorBidi"/>
          <w:color w:val="auto"/>
          <w:kern w:val="2"/>
          <w:sz w:val="24"/>
          <w:szCs w:val="24"/>
          <w:lang w:val="en-US" w:eastAsia="zh-CN" w:bidi="ar-SA"/>
        </w:rPr>
        <w:t>得了认可，高兴得跟什么似的，迫不及待地拉着</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坐在榻上，跪在她脚边动作麻利地脱了她脚上的鞋，欢欢喜喜地将自己做的套了上去。</w:t>
      </w:r>
    </w:p>
    <w:p w14:paraId="63915C1A">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凤昭眼神温柔</w:t>
      </w:r>
      <w:r>
        <w:rPr>
          <w:rFonts w:hint="default" w:cstheme="minorBidi"/>
          <w:color w:val="auto"/>
          <w:kern w:val="2"/>
          <w:sz w:val="24"/>
          <w:szCs w:val="24"/>
          <w:lang w:val="en-US" w:eastAsia="zh-CN" w:bidi="ar-SA"/>
        </w:rPr>
        <w:t>OS：这般温柔陪伴，倒也惬意。我生来多情却只爱自己，永远活得肆意。</w:t>
      </w:r>
      <w:r>
        <w:rPr>
          <w:rFonts w:hint="eastAsia" w:cstheme="minorBidi"/>
          <w:color w:val="auto"/>
          <w:kern w:val="2"/>
          <w:sz w:val="24"/>
          <w:szCs w:val="24"/>
          <w:lang w:val="en-US" w:eastAsia="zh-CN" w:bidi="ar-SA"/>
        </w:rPr>
        <w:t>可这样有人记挂的日子......好像安定下来也不错</w:t>
      </w:r>
    </w:p>
    <w:p w14:paraId="557532E0">
      <w:pPr>
        <w:bidi w:val="0"/>
        <w:adjustRightInd w:val="0"/>
        <w:snapToGrid w:val="0"/>
        <w:spacing w:beforeLines="0" w:afterLines="0" w:line="360" w:lineRule="auto"/>
        <w:jc w:val="left"/>
        <w:rPr>
          <w:rFonts w:hint="eastAsia" w:cstheme="minorBidi"/>
          <w:color w:val="auto"/>
          <w:kern w:val="2"/>
          <w:sz w:val="24"/>
          <w:szCs w:val="24"/>
          <w:lang w:val="en-US" w:eastAsia="zh-CN" w:bidi="ar-SA"/>
        </w:rPr>
      </w:pPr>
    </w:p>
    <w:p w14:paraId="57FC62B1">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02DB06B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b/>
          <w:bCs/>
          <w:color w:val="auto"/>
          <w:kern w:val="2"/>
          <w:sz w:val="24"/>
          <w:szCs w:val="24"/>
          <w:lang w:val="en-US" w:eastAsia="zh-CN" w:bidi="ar-SA"/>
        </w:rPr>
        <w:t xml:space="preserve">第二十七集 </w:t>
      </w:r>
      <w:r>
        <w:rPr>
          <w:rFonts w:hint="eastAsia" w:cstheme="minorBidi"/>
          <w:color w:val="auto"/>
          <w:kern w:val="2"/>
          <w:sz w:val="24"/>
          <w:szCs w:val="24"/>
          <w:lang w:val="en-US" w:eastAsia="zh-CN" w:bidi="ar-SA"/>
        </w:rPr>
        <w:t>再续前缘，泉中仙</w:t>
      </w:r>
    </w:p>
    <w:p w14:paraId="255AB1F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u w:val="single"/>
          <w:lang w:val="en-US" w:eastAsia="zh-CN" w:bidi="ar-SA"/>
        </w:rPr>
        <w:t>27-1日 内 宸王府</w:t>
      </w:r>
    </w:p>
    <w:p w14:paraId="7F9B0792">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△凤昭瘫在榻上悠闲度日，忽然坐直身子</w:t>
      </w:r>
    </w:p>
    <w:p w14:paraId="0E0E3843">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凤昭(突然想起来般)OS：合欢宫宴将近，我以清修为由拒了赐婚，是时候去雾香山灵徽寺做个样子了。</w:t>
      </w:r>
    </w:p>
    <w:p w14:paraId="3863D23E">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p>
    <w:p w14:paraId="20B3498D">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27-2日 外 宸王府外</w:t>
      </w:r>
    </w:p>
    <w:p w14:paraId="31FF4C1D">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△凤昭出门接过疏白递来的外衣，利落翻身上马，带着月弦策马奔腾，身姿飒爽</w:t>
      </w:r>
    </w:p>
    <w:p w14:paraId="5CE8E943">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△快剪，骏马疾驰，一路奔向雾香山，画面快速切换</w:t>
      </w:r>
    </w:p>
    <w:p w14:paraId="64002CC4">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p>
    <w:p w14:paraId="3FCA59BA">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27-3 日 外 灵徽寺</w:t>
      </w:r>
    </w:p>
    <w:p w14:paraId="6341F7B6">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△凤昭与月弦抵达山脚，刚下马匹，将外袍递给月弦，快步向灵徽寺走去</w:t>
      </w:r>
    </w:p>
    <w:p w14:paraId="1895683E">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凤昭左右环顾：怎么有一种似曾相识的感觉。</w:t>
      </w:r>
    </w:p>
    <w:p w14:paraId="7766E0F9">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△凤昭剥开草丛看着温泉</w:t>
      </w:r>
    </w:p>
    <w:p w14:paraId="28E7F485">
      <w:pPr>
        <w:bidi w:val="0"/>
        <w:adjustRightInd w:val="0"/>
        <w:snapToGrid w:val="0"/>
        <w:spacing w:beforeLines="0" w:afterLines="0" w:line="360" w:lineRule="auto"/>
        <w:jc w:val="left"/>
        <w:rPr>
          <w:rFonts w:hint="default"/>
          <w:color w:val="auto"/>
          <w:sz w:val="24"/>
          <w:lang w:val="en-US" w:eastAsia="zh-CN"/>
        </w:rPr>
      </w:pPr>
      <w:r>
        <w:rPr>
          <w:rFonts w:hint="eastAsia" w:cstheme="minorBidi"/>
          <w:color w:val="auto"/>
          <w:kern w:val="2"/>
          <w:sz w:val="24"/>
          <w:szCs w:val="24"/>
          <w:u w:val="single"/>
          <w:lang w:val="en-US" w:eastAsia="zh-CN" w:bidi="ar-SA"/>
        </w:rPr>
        <w:t>凤昭若有所思地盯着水面：雾香山，泉中仙。</w:t>
      </w:r>
    </w:p>
    <w:p w14:paraId="3DCFE9EC">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下一秒泉水微动。</w:t>
      </w:r>
    </w:p>
    <w:p w14:paraId="69E158D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凤昭（看着微动的泉水，微微一愣）os：</w:t>
      </w:r>
      <w:r>
        <w:rPr>
          <w:rFonts w:hint="default" w:cstheme="minorBidi"/>
          <w:color w:val="auto"/>
          <w:kern w:val="2"/>
          <w:sz w:val="24"/>
          <w:szCs w:val="24"/>
          <w:lang w:val="en-US" w:eastAsia="zh-CN" w:bidi="ar-SA"/>
        </w:rPr>
        <w:t>泉下有人。</w:t>
      </w:r>
    </w:p>
    <w:p w14:paraId="7E5BAE1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脑中极快地闪过一抹水头极好的碧色，以及那个衣衫如雪的身影。</w:t>
      </w:r>
    </w:p>
    <w:p w14:paraId="1C93DFF6">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【闪回】</w:t>
      </w:r>
    </w:p>
    <w:p w14:paraId="63A29DA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在那人转身时，雪白的衣带直裾飘起了非常好看的弧度。然而纯色之间，有一抹水光流转的翠色一闪而过。</w:t>
      </w:r>
    </w:p>
    <w:p w14:paraId="27116E4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【闪回结束】</w:t>
      </w:r>
    </w:p>
    <w:p w14:paraId="41FAEEE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凤昭感兴趣挑眉：</w:t>
      </w:r>
      <w:r>
        <w:rPr>
          <w:rFonts w:hint="default" w:cstheme="minorBidi"/>
          <w:color w:val="auto"/>
          <w:kern w:val="2"/>
          <w:sz w:val="24"/>
          <w:szCs w:val="24"/>
          <w:lang w:val="en-US" w:eastAsia="zh-CN" w:bidi="ar-SA"/>
        </w:rPr>
        <w:t>真有意思啊……</w:t>
      </w:r>
      <w:r>
        <w:rPr>
          <w:rFonts w:hint="eastAsia" w:cstheme="minorBidi"/>
          <w:color w:val="auto"/>
          <w:kern w:val="2"/>
          <w:sz w:val="24"/>
          <w:szCs w:val="24"/>
          <w:lang w:val="en-US" w:eastAsia="zh-CN" w:bidi="ar-SA"/>
        </w:rPr>
        <w:t>我</w:t>
      </w:r>
      <w:r>
        <w:rPr>
          <w:rFonts w:hint="default" w:cstheme="minorBidi"/>
          <w:color w:val="auto"/>
          <w:kern w:val="2"/>
          <w:sz w:val="24"/>
          <w:szCs w:val="24"/>
          <w:lang w:val="en-US" w:eastAsia="zh-CN" w:bidi="ar-SA"/>
        </w:rPr>
        <w:t>倒要看看，</w:t>
      </w:r>
      <w:r>
        <w:rPr>
          <w:rFonts w:hint="eastAsia" w:cstheme="minorBidi"/>
          <w:color w:val="auto"/>
          <w:kern w:val="2"/>
          <w:sz w:val="24"/>
          <w:szCs w:val="24"/>
          <w:lang w:val="en-US" w:eastAsia="zh-CN" w:bidi="ar-SA"/>
        </w:rPr>
        <w:t>你</w:t>
      </w:r>
      <w:r>
        <w:rPr>
          <w:rFonts w:hint="default" w:cstheme="minorBidi"/>
          <w:color w:val="auto"/>
          <w:kern w:val="2"/>
          <w:sz w:val="24"/>
          <w:szCs w:val="24"/>
          <w:lang w:val="en-US" w:eastAsia="zh-CN" w:bidi="ar-SA"/>
        </w:rPr>
        <w:t>到底是何方神圣。</w:t>
      </w:r>
    </w:p>
    <w:p w14:paraId="600451B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突然解开身上的披风和有碍行动的广袖外衫，毫不犹豫地一头扎入水中。</w:t>
      </w:r>
    </w:p>
    <w:p w14:paraId="7B94FE9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“噗通——”</w:t>
      </w:r>
    </w:p>
    <w:p w14:paraId="0759F60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一声巨响，水花炸开。</w:t>
      </w:r>
    </w:p>
    <w:p w14:paraId="4113013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水面下出奇的清澈，</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在水下睁开了眼睛。略微适应两秒，水中视野清晰。</w:t>
      </w:r>
    </w:p>
    <w:p w14:paraId="1A6E1AE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晃动的水影中，周围除了水底圆润的山石，只有不远处那个略显仓皇的白衣丽影。黑发和白色衣裾交相辉映地散开，清澈而幽蓝水面之下，秀发飘逸、白衣轻舞——</w:t>
      </w:r>
    </w:p>
    <w:p w14:paraId="02EC2BB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不受控制地朝那个方向游过去，游得又急又快</w:t>
      </w:r>
      <w:r>
        <w:rPr>
          <w:rFonts w:hint="eastAsia" w:cstheme="minorBidi"/>
          <w:color w:val="auto"/>
          <w:kern w:val="2"/>
          <w:sz w:val="24"/>
          <w:szCs w:val="24"/>
          <w:lang w:val="en-US" w:eastAsia="zh-CN" w:bidi="ar-SA"/>
        </w:rPr>
        <w:t>。</w:t>
      </w:r>
    </w:p>
    <w:p w14:paraId="6BFA2F2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凤昭os：你究竟，</w:t>
      </w:r>
      <w:r>
        <w:rPr>
          <w:rFonts w:hint="default" w:cstheme="minorBidi"/>
          <w:color w:val="auto"/>
          <w:kern w:val="2"/>
          <w:sz w:val="24"/>
          <w:szCs w:val="24"/>
          <w:lang w:val="en-US" w:eastAsia="zh-CN" w:bidi="ar-SA"/>
        </w:rPr>
        <w:t>长什么样。</w:t>
      </w:r>
    </w:p>
    <w:p w14:paraId="3459E70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她越来越近，直到</w:t>
      </w:r>
      <w:r>
        <w:rPr>
          <w:rFonts w:hint="eastAsia" w:cstheme="minorBidi"/>
          <w:color w:val="auto"/>
          <w:kern w:val="2"/>
          <w:sz w:val="24"/>
          <w:szCs w:val="24"/>
          <w:lang w:val="en-US" w:eastAsia="zh-CN" w:bidi="ar-SA"/>
        </w:rPr>
        <w:t>快要</w:t>
      </w:r>
      <w:r>
        <w:rPr>
          <w:rFonts w:hint="default" w:cstheme="minorBidi"/>
          <w:color w:val="auto"/>
          <w:kern w:val="2"/>
          <w:sz w:val="24"/>
          <w:szCs w:val="24"/>
          <w:lang w:val="en-US" w:eastAsia="zh-CN" w:bidi="ar-SA"/>
        </w:rPr>
        <w:t>抓到对方的脚踝</w:t>
      </w:r>
      <w:r>
        <w:rPr>
          <w:rFonts w:hint="eastAsia" w:cstheme="minorBidi"/>
          <w:color w:val="auto"/>
          <w:kern w:val="2"/>
          <w:sz w:val="24"/>
          <w:szCs w:val="24"/>
          <w:lang w:val="en-US" w:eastAsia="zh-CN" w:bidi="ar-SA"/>
        </w:rPr>
        <w:t>时间</w:t>
      </w:r>
      <w:r>
        <w:rPr>
          <w:rFonts w:hint="default" w:cstheme="minorBidi"/>
          <w:color w:val="auto"/>
          <w:kern w:val="2"/>
          <w:sz w:val="24"/>
          <w:szCs w:val="24"/>
          <w:lang w:val="en-US" w:eastAsia="zh-CN" w:bidi="ar-SA"/>
        </w:rPr>
        <w:t>。那人显然一惊，连动作都乱了，似挣非挣地蹬了一下那只被捉住的脚。</w:t>
      </w:r>
    </w:p>
    <w:p w14:paraId="5CD949C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略一用力，将他往自己的方向一扯，那人便不受控制地朝她飘来。</w:t>
      </w:r>
    </w:p>
    <w:p w14:paraId="1960B84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她凭着感觉抓住了对方，水波翻涌间，</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似乎看见他吓得不轻，惊慌间无法屏息，嘴唇开合，呛了几口水。</w:t>
      </w:r>
    </w:p>
    <w:p w14:paraId="5D26C3AF">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她双腿一摆，连带着那人一起冲破水面。</w:t>
      </w:r>
    </w:p>
    <w:p w14:paraId="04D499B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“咳、咳咳咳……”</w:t>
      </w:r>
    </w:p>
    <w:p w14:paraId="7ABE4C0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那人脑袋出水后无力地靠在</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身上，猛烈地咳嗽起来。</w:t>
      </w:r>
    </w:p>
    <w:p w14:paraId="11A9451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双手撑在</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肩膀上把她往外一推，立马拉开了两人之间的距离。</w:t>
      </w:r>
    </w:p>
    <w:p w14:paraId="4E9A9B9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双方看清彼此出水芙蓉一般水淋淋的面容时，皆是一愣。</w:t>
      </w:r>
    </w:p>
    <w:p w14:paraId="573F063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面前，是一张把纯欲风发挥到极致的脸，狼狈却漂亮，清爽、干净又纯洁的少年感。一双嫩汪汪水灵灵的小鹿眼，眼尾却又像狐狸一般勾人的微翘，嫣红一片，纤长的眼睫上还挂着水珠。</w:t>
      </w:r>
    </w:p>
    <w:p w14:paraId="31B635F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不由一愣。意味深长地打量了对方一番</w:t>
      </w:r>
      <w:r>
        <w:rPr>
          <w:rFonts w:hint="eastAsia" w:cstheme="minorBidi"/>
          <w:color w:val="auto"/>
          <w:kern w:val="2"/>
          <w:sz w:val="24"/>
          <w:szCs w:val="24"/>
          <w:lang w:val="en-US" w:eastAsia="zh-CN" w:bidi="ar-SA"/>
        </w:rPr>
        <w:t>。</w:t>
      </w:r>
    </w:p>
    <w:p w14:paraId="0A5D7BD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【结尾卡点】凤昭（似笑非笑）：</w:t>
      </w:r>
      <w:r>
        <w:rPr>
          <w:rFonts w:hint="default" w:cstheme="minorBidi"/>
          <w:color w:val="auto"/>
          <w:kern w:val="2"/>
          <w:sz w:val="24"/>
          <w:szCs w:val="24"/>
          <w:lang w:val="en-US" w:eastAsia="zh-CN" w:bidi="ar-SA"/>
        </w:rPr>
        <w:t>真是好巧……泉中仙</w:t>
      </w:r>
      <w:r>
        <w:rPr>
          <w:rFonts w:hint="eastAsia" w:cstheme="minorBidi"/>
          <w:color w:val="auto"/>
          <w:kern w:val="2"/>
          <w:sz w:val="24"/>
          <w:szCs w:val="24"/>
          <w:lang w:val="en-US" w:eastAsia="zh-CN" w:bidi="ar-SA"/>
        </w:rPr>
        <w:t>~</w:t>
      </w:r>
    </w:p>
    <w:p w14:paraId="4131DF1B">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4BD1DD9E">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49314B9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b/>
          <w:bCs/>
          <w:color w:val="auto"/>
          <w:kern w:val="2"/>
          <w:sz w:val="24"/>
          <w:szCs w:val="24"/>
          <w:lang w:val="en-US" w:eastAsia="zh-CN" w:bidi="ar-SA"/>
        </w:rPr>
        <w:t>第二十八集</w:t>
      </w:r>
      <w:r>
        <w:rPr>
          <w:rFonts w:hint="eastAsia" w:cstheme="minorBidi"/>
          <w:color w:val="auto"/>
          <w:kern w:val="2"/>
          <w:sz w:val="24"/>
          <w:szCs w:val="24"/>
          <w:lang w:val="en-US" w:eastAsia="zh-CN" w:bidi="ar-SA"/>
        </w:rPr>
        <w:t xml:space="preserve"> 温泉邂逅，一吻定情</w:t>
      </w:r>
    </w:p>
    <w:p w14:paraId="17D3D330">
      <w:pPr>
        <w:bidi w:val="0"/>
        <w:adjustRightInd w:val="0"/>
        <w:snapToGrid w:val="0"/>
        <w:spacing w:beforeLines="0" w:afterLines="0" w:line="360" w:lineRule="auto"/>
        <w:jc w:val="left"/>
        <w:rPr>
          <w:rFonts w:hint="default"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28-1 日 内 灵徽寺温泉</w:t>
      </w:r>
    </w:p>
    <w:p w14:paraId="6B3A8D7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那人眼神倏地变化了，灵动的明眸会说话似的，潋滟含情，欲语还休。</w:t>
      </w:r>
    </w:p>
    <w:p w14:paraId="23C67B1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凤昭os：</w:t>
      </w:r>
      <w:r>
        <w:rPr>
          <w:rFonts w:hint="default" w:cstheme="minorBidi"/>
          <w:color w:val="auto"/>
          <w:kern w:val="2"/>
          <w:sz w:val="24"/>
          <w:szCs w:val="24"/>
          <w:lang w:val="en-US" w:eastAsia="zh-CN" w:bidi="ar-SA"/>
        </w:rPr>
        <w:t>他</w:t>
      </w:r>
      <w:r>
        <w:rPr>
          <w:rFonts w:hint="eastAsia" w:cstheme="minorBidi"/>
          <w:color w:val="auto"/>
          <w:kern w:val="2"/>
          <w:sz w:val="24"/>
          <w:szCs w:val="24"/>
          <w:lang w:val="en-US" w:eastAsia="zh-CN" w:bidi="ar-SA"/>
        </w:rPr>
        <w:t>这是，</w:t>
      </w:r>
      <w:r>
        <w:rPr>
          <w:rFonts w:hint="default" w:cstheme="minorBidi"/>
          <w:color w:val="auto"/>
          <w:kern w:val="2"/>
          <w:sz w:val="24"/>
          <w:szCs w:val="24"/>
          <w:lang w:val="en-US" w:eastAsia="zh-CN" w:bidi="ar-SA"/>
        </w:rPr>
        <w:t>在对我放电</w:t>
      </w:r>
      <w:r>
        <w:rPr>
          <w:rFonts w:hint="eastAsia" w:cstheme="minorBidi"/>
          <w:color w:val="auto"/>
          <w:kern w:val="2"/>
          <w:sz w:val="24"/>
          <w:szCs w:val="24"/>
          <w:lang w:val="en-US" w:eastAsia="zh-CN" w:bidi="ar-SA"/>
        </w:rPr>
        <w:t>？</w:t>
      </w:r>
    </w:p>
    <w:p w14:paraId="26ADC895">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她一把捉住对方的左手，放到眼前，眼神缠绕在那枚戒指上</w:t>
      </w:r>
      <w:r>
        <w:rPr>
          <w:rFonts w:hint="eastAsia" w:cstheme="minorBidi"/>
          <w:color w:val="auto"/>
          <w:kern w:val="2"/>
          <w:sz w:val="24"/>
          <w:szCs w:val="24"/>
          <w:lang w:val="en-US" w:eastAsia="zh-CN" w:bidi="ar-SA"/>
        </w:rPr>
        <w:t>。</w:t>
      </w:r>
    </w:p>
    <w:p w14:paraId="23AF4150">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低吟道：孤岑惊梦醒，风中闻鸢鸣。</w:t>
      </w:r>
      <w:r>
        <w:rPr>
          <w:rFonts w:hint="eastAsia" w:cstheme="minorBidi"/>
          <w:color w:val="auto"/>
          <w:kern w:val="2"/>
          <w:sz w:val="24"/>
          <w:szCs w:val="24"/>
          <w:lang w:val="en-US" w:eastAsia="zh-CN" w:bidi="ar-SA"/>
        </w:rPr>
        <w:t>（猛地贴近）</w:t>
      </w:r>
      <w:r>
        <w:rPr>
          <w:rFonts w:hint="default" w:cstheme="minorBidi"/>
          <w:color w:val="auto"/>
          <w:kern w:val="2"/>
          <w:sz w:val="24"/>
          <w:szCs w:val="24"/>
          <w:lang w:val="en-US" w:eastAsia="zh-CN" w:bidi="ar-SA"/>
        </w:rPr>
        <w:t>是你吧。</w:t>
      </w:r>
      <w:r>
        <w:rPr>
          <w:rFonts w:hint="eastAsia" w:cstheme="minorBidi"/>
          <w:color w:val="auto"/>
          <w:kern w:val="2"/>
          <w:sz w:val="24"/>
          <w:szCs w:val="24"/>
          <w:lang w:val="en-US" w:eastAsia="zh-CN" w:bidi="ar-SA"/>
        </w:rPr>
        <w:t>（挑眉歪头）</w:t>
      </w:r>
      <w:r>
        <w:rPr>
          <w:rFonts w:hint="default" w:cstheme="minorBidi"/>
          <w:color w:val="auto"/>
          <w:kern w:val="2"/>
          <w:sz w:val="24"/>
          <w:szCs w:val="24"/>
          <w:lang w:val="en-US" w:eastAsia="zh-CN" w:bidi="ar-SA"/>
        </w:rPr>
        <w:t>名字？</w:t>
      </w:r>
    </w:p>
    <w:p w14:paraId="4A20EF0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眼睫一颤</w:t>
      </w:r>
      <w:r>
        <w:rPr>
          <w:rFonts w:hint="eastAsia" w:cstheme="minorBidi"/>
          <w:color w:val="auto"/>
          <w:kern w:val="2"/>
          <w:sz w:val="24"/>
          <w:szCs w:val="24"/>
          <w:lang w:val="en-US" w:eastAsia="zh-CN" w:bidi="ar-SA"/>
        </w:rPr>
        <w:t>，声音清冷）：洛倾澜</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（垂眸）</w:t>
      </w:r>
      <w:r>
        <w:rPr>
          <w:rFonts w:hint="default" w:cstheme="minorBidi"/>
          <w:color w:val="auto"/>
          <w:kern w:val="2"/>
          <w:sz w:val="24"/>
          <w:szCs w:val="24"/>
          <w:lang w:val="en-US" w:eastAsia="zh-CN" w:bidi="ar-SA"/>
        </w:rPr>
        <w:t>殿下，能先放开我吗，您攥疼我了……</w:t>
      </w:r>
    </w:p>
    <w:p w14:paraId="68C9493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眸色一暗，放开了手。凝脂般的手腕上，指痕殷殷。</w:t>
      </w:r>
    </w:p>
    <w:p w14:paraId="10D8F0DF">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olor w:val="auto"/>
          <w:sz w:val="24"/>
          <w:lang w:val="en-US" w:eastAsia="zh-CN"/>
        </w:rPr>
        <w:t>洛倾澜</w:t>
      </w:r>
      <w:r>
        <w:rPr>
          <w:rFonts w:hint="default" w:cstheme="minorBidi"/>
          <w:color w:val="auto"/>
          <w:kern w:val="2"/>
          <w:sz w:val="24"/>
          <w:szCs w:val="24"/>
          <w:lang w:val="en-US" w:eastAsia="zh-CN" w:bidi="ar-SA"/>
        </w:rPr>
        <w:t>一得到自由，立马往另一个方向游出老远。</w:t>
      </w:r>
    </w:p>
    <w:p w14:paraId="1A8C57D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没有再动作，只是直勾勾地看着他向远处游去，白色湿衣地紧紧贴在身上，勾勒出美好的线条。</w:t>
      </w:r>
    </w:p>
    <w:p w14:paraId="1D69AF9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凤昭（面色平淡）os：</w:t>
      </w:r>
      <w:r>
        <w:rPr>
          <w:rFonts w:hint="default" w:cstheme="minorBidi"/>
          <w:color w:val="auto"/>
          <w:kern w:val="2"/>
          <w:sz w:val="24"/>
          <w:szCs w:val="24"/>
          <w:lang w:val="en-US" w:eastAsia="zh-CN" w:bidi="ar-SA"/>
        </w:rPr>
        <w:t>不错，挺会的。只是有点可惜，这种套路，</w:t>
      </w:r>
      <w:r>
        <w:rPr>
          <w:rFonts w:hint="eastAsia" w:cstheme="minorBidi"/>
          <w:color w:val="auto"/>
          <w:kern w:val="2"/>
          <w:sz w:val="24"/>
          <w:szCs w:val="24"/>
          <w:lang w:val="en-US" w:eastAsia="zh-CN" w:bidi="ar-SA"/>
        </w:rPr>
        <w:t>我</w:t>
      </w:r>
      <w:r>
        <w:rPr>
          <w:rFonts w:hint="default" w:cstheme="minorBidi"/>
          <w:color w:val="auto"/>
          <w:kern w:val="2"/>
          <w:sz w:val="24"/>
          <w:szCs w:val="24"/>
          <w:lang w:val="en-US" w:eastAsia="zh-CN" w:bidi="ar-SA"/>
        </w:rPr>
        <w:t>上辈子就玩够了。</w:t>
      </w:r>
    </w:p>
    <w:p w14:paraId="226285B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游出老远距离，看似不经意地往回一瞥时，却忽然发现</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也已经在相对的另一头上了岸。</w:t>
      </w:r>
    </w:p>
    <w:p w14:paraId="4386F1F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此刻少女正背对着他，慢条斯理地整理自己散乱滴水的发丝，又颇为豪放地认真拧着湿透的衣摆。连个眼神都没给他。</w:t>
      </w:r>
    </w:p>
    <w:p w14:paraId="779BF55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洛倾澜（震惊）os：</w:t>
      </w:r>
      <w:r>
        <w:rPr>
          <w:rFonts w:hint="default" w:cstheme="minorBidi"/>
          <w:color w:val="auto"/>
          <w:kern w:val="2"/>
          <w:sz w:val="24"/>
          <w:szCs w:val="24"/>
          <w:lang w:val="en-US" w:eastAsia="zh-CN" w:bidi="ar-SA"/>
        </w:rPr>
        <w:t>这家伙不按套路出牌！气氛烘托到这里了，不该</w:t>
      </w:r>
      <w:r>
        <w:rPr>
          <w:rFonts w:hint="eastAsia" w:cstheme="minorBidi"/>
          <w:color w:val="auto"/>
          <w:kern w:val="2"/>
          <w:sz w:val="24"/>
          <w:szCs w:val="24"/>
          <w:lang w:val="en-US" w:eastAsia="zh-CN" w:bidi="ar-SA"/>
        </w:rPr>
        <w:t>我</w:t>
      </w:r>
      <w:r>
        <w:rPr>
          <w:rFonts w:hint="default" w:cstheme="minorBidi"/>
          <w:color w:val="auto"/>
          <w:kern w:val="2"/>
          <w:sz w:val="24"/>
          <w:szCs w:val="24"/>
          <w:lang w:val="en-US" w:eastAsia="zh-CN" w:bidi="ar-SA"/>
        </w:rPr>
        <w:t>逃她追</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插翅难飞吗！</w:t>
      </w:r>
    </w:p>
    <w:p w14:paraId="67CBEB8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她怎么！不追啊！</w:t>
      </w:r>
    </w:p>
    <w:p w14:paraId="4EEF702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看了看自己</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没有感觉到一丁点羞涩，只是有种计划赶不上变化的不悦。忍不住又望了</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一眼。</w:t>
      </w:r>
    </w:p>
    <w:p w14:paraId="54B6F25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一会儿功夫，对方已经穿上外衫，正面无表情地抬步朝他走来。</w:t>
      </w:r>
    </w:p>
    <w:p w14:paraId="219A64D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:周围有你的侍者吗？</w:t>
      </w:r>
    </w:p>
    <w:p w14:paraId="47F49FF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szCs w:val="24"/>
          <w:lang w:val="en-US" w:eastAsia="zh-CN"/>
        </w:rPr>
        <w:t>洛倾澜</w:t>
      </w:r>
      <w:r>
        <w:rPr>
          <w:rFonts w:hint="default"/>
          <w:color w:val="auto"/>
          <w:sz w:val="24"/>
          <w:lang w:val="en-US" w:eastAsia="zh-CN"/>
        </w:rPr>
        <w:t>心里一顿，摇了摇头。</w:t>
      </w:r>
    </w:p>
    <w:p w14:paraId="3949E47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：你住在哪里。</w:t>
      </w:r>
    </w:p>
    <w:p w14:paraId="7401E62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莫惊鸾：在下……近日在灵徽寺东厢客房小住，为戍边的家人祈福……</w:t>
      </w:r>
    </w:p>
    <w:p w14:paraId="1AC57E5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没再说话，只沉默着将手中的披风一展一挥落在</w:t>
      </w:r>
      <w:r>
        <w:rPr>
          <w:rFonts w:hint="eastAsia"/>
          <w:color w:val="auto"/>
          <w:sz w:val="24"/>
          <w:szCs w:val="24"/>
          <w:lang w:val="en-US" w:eastAsia="zh-CN"/>
        </w:rPr>
        <w:t>洛倾澜</w:t>
      </w:r>
      <w:r>
        <w:rPr>
          <w:rFonts w:hint="default"/>
          <w:color w:val="auto"/>
          <w:sz w:val="24"/>
          <w:lang w:val="en-US" w:eastAsia="zh-CN"/>
        </w:rPr>
        <w:t>肩头，用玄色的锦缎三两下将他严严实实地包裹了起来。细白手指灵巧一动，在他锁骨披风处打了一个漂亮的蝴蝶结。</w:t>
      </w:r>
    </w:p>
    <w:p w14:paraId="7D43B2E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她抬起清凌凌的一双眼，淡淡地问：你想自己走回去，还是我送你？</w:t>
      </w:r>
    </w:p>
    <w:p w14:paraId="2E640CE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一愣，……什么？</w:t>
      </w:r>
    </w:p>
    <w:p w14:paraId="3E32C71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（轻笑一声）：看来是要送了。</w:t>
      </w:r>
    </w:p>
    <w:p w14:paraId="62C3DAE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△趁他没反应过来，一把揽住他的腰背，她足尖一点，飞也似的腾空而起，一两下便落在了高高的树枝上。</w:t>
      </w:r>
    </w:p>
    <w:p w14:paraId="04D2C7C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szCs w:val="24"/>
          <w:lang w:val="en-US" w:eastAsia="zh-CN"/>
        </w:rPr>
        <w:t>洛倾澜</w:t>
      </w:r>
      <w:r>
        <w:rPr>
          <w:rFonts w:hint="default"/>
          <w:color w:val="auto"/>
          <w:sz w:val="24"/>
          <w:lang w:val="en-US" w:eastAsia="zh-CN"/>
        </w:rPr>
        <w:t>吓得轻声叫了一下，上半身努力抬起，反手抓着她肩上的衣服。</w:t>
      </w:r>
    </w:p>
    <w:p w14:paraId="7A8B0D0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语气少见地急促了两分：我没说要送！</w:t>
      </w:r>
    </w:p>
    <w:p w14:paraId="01FA293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闻言停在树梢上。可不管树枝怎么颤动，</w:t>
      </w:r>
      <w:r>
        <w:rPr>
          <w:rFonts w:hint="eastAsia"/>
          <w:color w:val="auto"/>
          <w:sz w:val="24"/>
          <w:lang w:val="en-US" w:eastAsia="zh-CN"/>
        </w:rPr>
        <w:t>凤昭</w:t>
      </w:r>
      <w:r>
        <w:rPr>
          <w:rFonts w:hint="default"/>
          <w:color w:val="auto"/>
          <w:sz w:val="24"/>
          <w:lang w:val="en-US" w:eastAsia="zh-CN"/>
        </w:rPr>
        <w:t>都稳稳地立在上面。</w:t>
      </w:r>
    </w:p>
    <w:p w14:paraId="63B4140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挑眉，无可无不可：不用我送？那你自己回去吧。</w:t>
      </w:r>
    </w:p>
    <w:p w14:paraId="1005F10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△她扶着他蜂腰的手臂作势一送，好像要直接把他扔下去一样。</w:t>
      </w:r>
      <w:r>
        <w:rPr>
          <w:rFonts w:hint="eastAsia"/>
          <w:color w:val="auto"/>
          <w:sz w:val="24"/>
          <w:szCs w:val="24"/>
          <w:lang w:val="en-US" w:eastAsia="zh-CN"/>
        </w:rPr>
        <w:t>洛倾澜</w:t>
      </w:r>
      <w:r>
        <w:rPr>
          <w:rFonts w:hint="default"/>
          <w:color w:val="auto"/>
          <w:sz w:val="24"/>
          <w:lang w:val="en-US" w:eastAsia="zh-CN"/>
        </w:rPr>
        <w:t>只觉得腰间一松，下意识伸出双手紧紧地搂住了</w:t>
      </w:r>
      <w:r>
        <w:rPr>
          <w:rFonts w:hint="eastAsia"/>
          <w:color w:val="auto"/>
          <w:sz w:val="24"/>
          <w:lang w:val="en-US" w:eastAsia="zh-CN"/>
        </w:rPr>
        <w:t>凤昭</w:t>
      </w:r>
      <w:r>
        <w:rPr>
          <w:rFonts w:hint="default"/>
          <w:color w:val="auto"/>
          <w:sz w:val="24"/>
          <w:lang w:val="en-US" w:eastAsia="zh-CN"/>
        </w:rPr>
        <w:t>的脖子。</w:t>
      </w:r>
    </w:p>
    <w:p w14:paraId="0CC0BDD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（戏谑道）：公子请自重啊，说不要我送，为什么又搂我这么紧？</w:t>
      </w:r>
    </w:p>
    <w:p w14:paraId="6C743B1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：……无耻</w:t>
      </w:r>
    </w:p>
    <w:p w14:paraId="61D8220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△僵持良久，他忽然埋首于</w:t>
      </w:r>
      <w:r>
        <w:rPr>
          <w:rFonts w:hint="eastAsia"/>
          <w:color w:val="auto"/>
          <w:sz w:val="24"/>
          <w:lang w:val="en-US" w:eastAsia="zh-CN"/>
        </w:rPr>
        <w:t>凤昭</w:t>
      </w:r>
      <w:r>
        <w:rPr>
          <w:rFonts w:hint="default"/>
          <w:color w:val="auto"/>
          <w:sz w:val="24"/>
          <w:lang w:val="en-US" w:eastAsia="zh-CN"/>
        </w:rPr>
        <w:t>颈窝</w:t>
      </w:r>
    </w:p>
    <w:p w14:paraId="3796A88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闷闷地小声道：……要送。</w:t>
      </w:r>
    </w:p>
    <w:p w14:paraId="29C6DF4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故意道：什么？没听清。</w:t>
      </w:r>
    </w:p>
    <w:p w14:paraId="6274CA3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szCs w:val="24"/>
          <w:lang w:val="en-US" w:eastAsia="zh-CN"/>
        </w:rPr>
        <w:t>洛倾澜</w:t>
      </w:r>
      <w:r>
        <w:rPr>
          <w:rFonts w:hint="default"/>
          <w:color w:val="auto"/>
          <w:sz w:val="24"/>
          <w:lang w:val="en-US" w:eastAsia="zh-CN"/>
        </w:rPr>
        <w:t>呼吸急促了两秒，猛的抬头凑近</w:t>
      </w:r>
      <w:r>
        <w:rPr>
          <w:rFonts w:hint="eastAsia"/>
          <w:color w:val="auto"/>
          <w:sz w:val="24"/>
          <w:lang w:val="en-US" w:eastAsia="zh-CN"/>
        </w:rPr>
        <w:t>凤昭</w:t>
      </w:r>
      <w:r>
        <w:rPr>
          <w:rFonts w:hint="default"/>
          <w:color w:val="auto"/>
          <w:sz w:val="24"/>
          <w:lang w:val="en-US" w:eastAsia="zh-CN"/>
        </w:rPr>
        <w:t>，不甘示弱地沉着脸，原本无害的清冷脸蛋陡然有了冷锐的攻击性</w:t>
      </w:r>
    </w:p>
    <w:p w14:paraId="2F9E1F4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。要你送我。</w:t>
      </w:r>
    </w:p>
    <w:p w14:paraId="60C912D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△目光顿了两秒，</w:t>
      </w:r>
      <w:r>
        <w:rPr>
          <w:rFonts w:hint="eastAsia"/>
          <w:color w:val="auto"/>
          <w:sz w:val="24"/>
          <w:lang w:val="en-US" w:eastAsia="zh-CN"/>
        </w:rPr>
        <w:t>凤昭</w:t>
      </w:r>
      <w:r>
        <w:rPr>
          <w:rFonts w:hint="default"/>
          <w:color w:val="auto"/>
          <w:sz w:val="24"/>
          <w:lang w:val="en-US" w:eastAsia="zh-CN"/>
        </w:rPr>
        <w:t>故作轻松地移开视线</w:t>
      </w:r>
    </w:p>
    <w:p w14:paraId="404185A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：既然公子都这样请求了……唔。</w:t>
      </w:r>
    </w:p>
    <w:p w14:paraId="3BA94B5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【结尾卡点】话还没说完，面前的人就更加紧密地贴了上来，不肯有一点距离。</w:t>
      </w:r>
      <w:r>
        <w:rPr>
          <w:rFonts w:hint="eastAsia"/>
          <w:color w:val="auto"/>
          <w:sz w:val="24"/>
          <w:szCs w:val="24"/>
          <w:lang w:val="en-US" w:eastAsia="zh-CN"/>
        </w:rPr>
        <w:t>洛倾澜</w:t>
      </w:r>
      <w:r>
        <w:rPr>
          <w:rFonts w:hint="default"/>
          <w:color w:val="auto"/>
          <w:sz w:val="24"/>
          <w:lang w:val="en-US" w:eastAsia="zh-CN"/>
        </w:rPr>
        <w:t>打断了她的话。</w:t>
      </w:r>
    </w:p>
    <w:p w14:paraId="3C999B0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△猝不及防地，忽然吻了上去。</w:t>
      </w:r>
    </w:p>
    <w:p w14:paraId="6CB58091">
      <w:pPr>
        <w:bidi w:val="0"/>
        <w:adjustRightInd w:val="0"/>
        <w:snapToGrid w:val="0"/>
        <w:spacing w:beforeLines="0" w:afterLines="0" w:line="360" w:lineRule="auto"/>
        <w:jc w:val="left"/>
        <w:rPr>
          <w:rFonts w:hint="default"/>
          <w:color w:val="auto"/>
          <w:sz w:val="24"/>
          <w:lang w:val="en-US" w:eastAsia="zh-CN"/>
        </w:rPr>
      </w:pPr>
    </w:p>
    <w:p w14:paraId="7CD31254">
      <w:pPr>
        <w:bidi w:val="0"/>
        <w:adjustRightInd w:val="0"/>
        <w:snapToGrid w:val="0"/>
        <w:spacing w:beforeLines="0" w:afterLines="0" w:line="360" w:lineRule="auto"/>
        <w:jc w:val="left"/>
        <w:rPr>
          <w:rFonts w:hint="default"/>
          <w:color w:val="auto"/>
          <w:sz w:val="24"/>
          <w:lang w:val="en-US" w:eastAsia="zh-CN"/>
        </w:rPr>
      </w:pPr>
    </w:p>
    <w:p w14:paraId="72172D6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第二十九集 枝断情乱 欲擒故纵</w:t>
      </w:r>
    </w:p>
    <w:p w14:paraId="57AE265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29-1 日 外 灵徽寺温泉</w:t>
      </w:r>
    </w:p>
    <w:p w14:paraId="640360E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△两人相拥，氛围缱绻，时间仿佛凝滞</w:t>
      </w:r>
    </w:p>
    <w:p w14:paraId="549BF5B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咔嚓——</w:t>
      </w:r>
    </w:p>
    <w:p w14:paraId="7513583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△树枝骤然断裂，失重感袭来</w:t>
      </w:r>
    </w:p>
    <w:p w14:paraId="4800A31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（一惊）OS：糟了！</w:t>
      </w:r>
    </w:p>
    <w:p w14:paraId="3572330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本能紧搂</w:t>
      </w:r>
      <w:r>
        <w:rPr>
          <w:rFonts w:hint="eastAsia"/>
          <w:color w:val="auto"/>
          <w:sz w:val="24"/>
          <w:szCs w:val="24"/>
          <w:lang w:val="en-US" w:eastAsia="zh-CN"/>
        </w:rPr>
        <w:t>洛倾澜</w:t>
      </w:r>
      <w:r>
        <w:rPr>
          <w:rFonts w:hint="default"/>
          <w:color w:val="auto"/>
          <w:sz w:val="24"/>
          <w:lang w:val="en-US" w:eastAsia="zh-CN"/>
        </w:rPr>
        <w:t>，踏枝借力，稳稳落于粗枝，姿势顺势更近</w:t>
      </w:r>
    </w:p>
    <w:p w14:paraId="1EDA37E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：（自然环住</w:t>
      </w:r>
      <w:r>
        <w:rPr>
          <w:rFonts w:hint="eastAsia"/>
          <w:color w:val="auto"/>
          <w:sz w:val="24"/>
          <w:lang w:val="en-US" w:eastAsia="zh-CN"/>
        </w:rPr>
        <w:t>凤昭</w:t>
      </w:r>
      <w:r>
        <w:rPr>
          <w:rFonts w:hint="default"/>
          <w:color w:val="auto"/>
          <w:sz w:val="24"/>
          <w:lang w:val="en-US" w:eastAsia="zh-CN"/>
        </w:rPr>
        <w:t>脖颈，语气危险）劳烦殿下送我回去。</w:t>
      </w:r>
    </w:p>
    <w:p w14:paraId="5F8C536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：（声线低沉，眸色深邃）好。</w:t>
      </w:r>
    </w:p>
    <w:p w14:paraId="7B80FB7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：（气若游丝，刻意示弱）厢房孤寂，风寒夜哭……只有我一人。</w:t>
      </w:r>
    </w:p>
    <w:p w14:paraId="5891E2A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OS：以为是清冷佛子，原来是钓系美人，我忍</w:t>
      </w:r>
    </w:p>
    <w:p w14:paraId="2DCA0A4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抱着</w:t>
      </w:r>
      <w:r>
        <w:rPr>
          <w:rFonts w:hint="eastAsia"/>
          <w:color w:val="auto"/>
          <w:sz w:val="24"/>
          <w:szCs w:val="24"/>
          <w:lang w:val="en-US" w:eastAsia="zh-CN"/>
        </w:rPr>
        <w:t>洛倾澜</w:t>
      </w:r>
      <w:r>
        <w:rPr>
          <w:rFonts w:hint="default"/>
          <w:color w:val="auto"/>
          <w:sz w:val="24"/>
          <w:lang w:val="en-US" w:eastAsia="zh-CN"/>
        </w:rPr>
        <w:t>疾驰，气氛暧昧。</w:t>
      </w:r>
    </w:p>
    <w:p w14:paraId="7DEDD04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心中推测OS：三次见面就吻我？绝非情动。神秘、绝色却隐世——</w:t>
      </w:r>
      <w:r>
        <w:rPr>
          <w:rFonts w:hint="eastAsia"/>
          <w:color w:val="auto"/>
          <w:sz w:val="24"/>
          <w:szCs w:val="24"/>
          <w:lang w:val="en-US" w:eastAsia="zh-CN"/>
        </w:rPr>
        <w:t>洛倾澜</w:t>
      </w:r>
      <w:r>
        <w:rPr>
          <w:rFonts w:hint="default"/>
          <w:color w:val="auto"/>
          <w:sz w:val="24"/>
          <w:lang w:val="en-US" w:eastAsia="zh-CN"/>
        </w:rPr>
        <w:t>，你背后究竟有什么秘密。</w:t>
      </w:r>
    </w:p>
    <w:p w14:paraId="7DBDFE6D">
      <w:pPr>
        <w:bidi w:val="0"/>
        <w:adjustRightInd w:val="0"/>
        <w:snapToGrid w:val="0"/>
        <w:spacing w:beforeLines="0" w:afterLines="0" w:line="360" w:lineRule="auto"/>
        <w:jc w:val="left"/>
        <w:rPr>
          <w:rFonts w:hint="default"/>
          <w:color w:val="auto"/>
          <w:sz w:val="24"/>
          <w:lang w:val="en-US" w:eastAsia="zh-CN"/>
        </w:rPr>
      </w:pPr>
    </w:p>
    <w:p w14:paraId="33AFC09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29-2 日 内 灵徽寺东厢小院</w:t>
      </w:r>
    </w:p>
    <w:p w14:paraId="55A4E11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△小院简陋清净，</w:t>
      </w:r>
      <w:r>
        <w:rPr>
          <w:rFonts w:hint="eastAsia"/>
          <w:color w:val="auto"/>
          <w:sz w:val="24"/>
          <w:szCs w:val="24"/>
          <w:lang w:val="en-US" w:eastAsia="zh-CN"/>
        </w:rPr>
        <w:t>洛倾澜</w:t>
      </w:r>
      <w:r>
        <w:rPr>
          <w:rFonts w:hint="default"/>
          <w:color w:val="auto"/>
          <w:sz w:val="24"/>
          <w:lang w:val="en-US" w:eastAsia="zh-CN"/>
        </w:rPr>
        <w:t>再出来时已换浅青常服，递衣时刻意避开</w:t>
      </w:r>
      <w:r>
        <w:rPr>
          <w:rFonts w:hint="eastAsia"/>
          <w:color w:val="auto"/>
          <w:sz w:val="24"/>
          <w:lang w:val="en-US" w:eastAsia="zh-CN"/>
        </w:rPr>
        <w:t>凤昭</w:t>
      </w:r>
      <w:r>
        <w:rPr>
          <w:rFonts w:hint="default"/>
          <w:color w:val="auto"/>
          <w:sz w:val="24"/>
          <w:lang w:val="en-US" w:eastAsia="zh-CN"/>
        </w:rPr>
        <w:t>的手，态度忽冷忽热</w:t>
      </w:r>
    </w:p>
    <w:p w14:paraId="13F92F4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szCs w:val="24"/>
          <w:lang w:val="en-US" w:eastAsia="zh-CN"/>
        </w:rPr>
        <w:t>洛倾澜</w:t>
      </w:r>
      <w:r>
        <w:rPr>
          <w:rFonts w:hint="default"/>
          <w:color w:val="auto"/>
          <w:sz w:val="24"/>
          <w:lang w:val="en-US" w:eastAsia="zh-CN"/>
        </w:rPr>
        <w:t>：（垂眸温顺，却自带疏离）殿下请换湿衣。</w:t>
      </w:r>
    </w:p>
    <w:p w14:paraId="1B67973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挑眉不解OS：刚温存就划清界限？欲擒故纵？有意思。</w:t>
      </w:r>
    </w:p>
    <w:p w14:paraId="53B2EBD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目光淡淡扫过衣物，一口回绝</w:t>
      </w:r>
    </w:p>
    <w:p w14:paraId="13D3F4E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△厢房内，光线柔和，气氛骤转紧绷</w:t>
      </w:r>
    </w:p>
    <w:p w14:paraId="419DF59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：（语气平静，直接划界）不用。今日是本王唐突，你我就此一笔勾销，我会守口如瓶。</w:t>
      </w:r>
    </w:p>
    <w:p w14:paraId="3DC5C20B">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olor w:val="auto"/>
          <w:sz w:val="24"/>
          <w:szCs w:val="24"/>
          <w:lang w:val="en-US" w:eastAsia="zh-CN"/>
        </w:rPr>
        <w:t>洛倾澜</w:t>
      </w:r>
      <w:r>
        <w:rPr>
          <w:rFonts w:hint="default"/>
          <w:color w:val="auto"/>
          <w:sz w:val="24"/>
          <w:lang w:val="en-US" w:eastAsia="zh-CN"/>
        </w:rPr>
        <w:t>猛地抬头，眸底闪过错愕，随即覆上委屈泪光。</w:t>
      </w:r>
    </w:p>
    <w:p w14:paraId="76A65F6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：（声哑易碎，垂首落泪）</w:t>
      </w:r>
      <w:r>
        <w:rPr>
          <w:rFonts w:hint="eastAsia" w:cstheme="minorBidi"/>
          <w:color w:val="auto"/>
          <w:kern w:val="2"/>
          <w:sz w:val="24"/>
          <w:szCs w:val="24"/>
          <w:lang w:val="en-US" w:eastAsia="zh-CN" w:bidi="ar-SA"/>
        </w:rPr>
        <w:t>倾澜</w:t>
      </w:r>
      <w:r>
        <w:rPr>
          <w:rFonts w:hint="default" w:cstheme="minorBidi"/>
          <w:color w:val="auto"/>
          <w:kern w:val="2"/>
          <w:sz w:val="24"/>
          <w:szCs w:val="24"/>
          <w:lang w:val="en-US" w:eastAsia="zh-CN" w:bidi="ar-SA"/>
        </w:rPr>
        <w:t>从不敢有非分之想……全凭殿下心意，绝不纠缠。</w:t>
      </w:r>
    </w:p>
    <w:p w14:paraId="7E0D4D59">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泪珠落地</w:t>
      </w:r>
      <w:r>
        <w:rPr>
          <w:rFonts w:hint="eastAsia" w:cstheme="minorBidi"/>
          <w:color w:val="auto"/>
          <w:kern w:val="2"/>
          <w:sz w:val="24"/>
          <w:szCs w:val="24"/>
          <w:lang w:val="en-US" w:eastAsia="zh-CN" w:bidi="ar-SA"/>
        </w:rPr>
        <w:t>.</w:t>
      </w:r>
    </w:p>
    <w:p w14:paraId="746370E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OS：好一出</w:t>
      </w:r>
      <w:r>
        <w:rPr>
          <w:rFonts w:hint="eastAsia" w:cstheme="minorBidi"/>
          <w:color w:val="auto"/>
          <w:kern w:val="2"/>
          <w:sz w:val="24"/>
          <w:szCs w:val="24"/>
          <w:lang w:val="en-US" w:eastAsia="zh-CN" w:bidi="ar-SA"/>
        </w:rPr>
        <w:t>茶言茶语</w:t>
      </w:r>
      <w:r>
        <w:rPr>
          <w:rFonts w:hint="default" w:cstheme="minorBidi"/>
          <w:color w:val="auto"/>
          <w:kern w:val="2"/>
          <w:sz w:val="24"/>
          <w:szCs w:val="24"/>
          <w:lang w:val="en-US" w:eastAsia="zh-CN" w:bidi="ar-SA"/>
        </w:rPr>
        <w:t>委曲求全，差点把我洗成渣女。</w:t>
      </w:r>
    </w:p>
    <w:p w14:paraId="66FD540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：（故作无奈，反将一军）公子何必自轻？我靠近，你躲避；</w:t>
      </w:r>
      <w:r>
        <w:rPr>
          <w:rFonts w:hint="eastAsia" w:cstheme="minorBidi"/>
          <w:color w:val="auto"/>
          <w:kern w:val="2"/>
          <w:sz w:val="24"/>
          <w:szCs w:val="24"/>
          <w:lang w:val="en-US" w:eastAsia="zh-CN" w:bidi="ar-SA"/>
        </w:rPr>
        <w:t>而如今</w:t>
      </w:r>
      <w:r>
        <w:rPr>
          <w:rFonts w:hint="default" w:cstheme="minorBidi"/>
          <w:color w:val="auto"/>
          <w:kern w:val="2"/>
          <w:sz w:val="24"/>
          <w:szCs w:val="24"/>
          <w:lang w:val="en-US" w:eastAsia="zh-CN" w:bidi="ar-SA"/>
        </w:rPr>
        <w:t>我抽身，你</w:t>
      </w:r>
      <w:r>
        <w:rPr>
          <w:rFonts w:hint="eastAsia" w:cstheme="minorBidi"/>
          <w:color w:val="auto"/>
          <w:kern w:val="2"/>
          <w:sz w:val="24"/>
          <w:szCs w:val="24"/>
          <w:lang w:val="en-US" w:eastAsia="zh-CN" w:bidi="ar-SA"/>
        </w:rPr>
        <w:t>却</w:t>
      </w:r>
      <w:r>
        <w:rPr>
          <w:rFonts w:hint="default" w:cstheme="minorBidi"/>
          <w:color w:val="auto"/>
          <w:kern w:val="2"/>
          <w:sz w:val="24"/>
          <w:szCs w:val="24"/>
          <w:lang w:val="en-US" w:eastAsia="zh-CN" w:bidi="ar-SA"/>
        </w:rPr>
        <w:t>委屈。男人心，海底针。</w:t>
      </w:r>
    </w:p>
    <w:p w14:paraId="4A89DAC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：（彻底怔住，内心抓狂</w:t>
      </w:r>
      <w:r>
        <w:rPr>
          <w:rFonts w:hint="eastAsia" w:cstheme="minorBidi"/>
          <w:color w:val="auto"/>
          <w:kern w:val="2"/>
          <w:sz w:val="24"/>
          <w:szCs w:val="24"/>
          <w:lang w:val="en-US" w:eastAsia="zh-CN" w:bidi="ar-SA"/>
        </w:rPr>
        <w:t>os</w:t>
      </w:r>
      <w:r>
        <w:rPr>
          <w:rFonts w:hint="default" w:cstheme="minorBidi"/>
          <w:color w:val="auto"/>
          <w:kern w:val="2"/>
          <w:sz w:val="24"/>
          <w:szCs w:val="24"/>
          <w:lang w:val="en-US" w:eastAsia="zh-CN" w:bidi="ar-SA"/>
        </w:rPr>
        <w:t>）她在</w:t>
      </w:r>
      <w:r>
        <w:rPr>
          <w:rFonts w:hint="eastAsia" w:cstheme="minorBidi"/>
          <w:color w:val="auto"/>
          <w:kern w:val="2"/>
          <w:sz w:val="24"/>
          <w:szCs w:val="24"/>
          <w:lang w:val="en-US" w:eastAsia="zh-CN" w:bidi="ar-SA"/>
        </w:rPr>
        <w:t>颠倒黑白</w:t>
      </w:r>
      <w:r>
        <w:rPr>
          <w:rFonts w:hint="default" w:cstheme="minorBidi"/>
          <w:color w:val="auto"/>
          <w:kern w:val="2"/>
          <w:sz w:val="24"/>
          <w:szCs w:val="24"/>
          <w:lang w:val="en-US" w:eastAsia="zh-CN" w:bidi="ar-SA"/>
        </w:rPr>
        <w:t>什么？！</w:t>
      </w:r>
    </w:p>
    <w:p w14:paraId="466B712E">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凤昭拉开距离，微微退后。</w:t>
      </w:r>
    </w:p>
    <w:p w14:paraId="6756DEC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僵在原地，瞳孔震OS：她居然真</w:t>
      </w:r>
      <w:r>
        <w:rPr>
          <w:rFonts w:hint="eastAsia" w:cstheme="minorBidi"/>
          <w:color w:val="auto"/>
          <w:kern w:val="2"/>
          <w:sz w:val="24"/>
          <w:szCs w:val="24"/>
          <w:lang w:val="en-US" w:eastAsia="zh-CN" w:bidi="ar-SA"/>
        </w:rPr>
        <w:t>打算</w:t>
      </w:r>
      <w:r>
        <w:rPr>
          <w:rFonts w:hint="default" w:cstheme="minorBidi"/>
          <w:color w:val="auto"/>
          <w:kern w:val="2"/>
          <w:sz w:val="24"/>
          <w:szCs w:val="24"/>
          <w:lang w:val="en-US" w:eastAsia="zh-CN" w:bidi="ar-SA"/>
        </w:rPr>
        <w:t>走？！？！</w:t>
      </w:r>
    </w:p>
    <w:p w14:paraId="5A602D0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刹那间，凤昭附身靠近，二人距离瞬间拉近</w:t>
      </w:r>
    </w:p>
    <w:p w14:paraId="61D8C7B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凤昭：追</w:t>
      </w:r>
      <w:r>
        <w:rPr>
          <w:rFonts w:hint="default" w:cstheme="minorBidi"/>
          <w:color w:val="auto"/>
          <w:kern w:val="2"/>
          <w:sz w:val="24"/>
          <w:szCs w:val="24"/>
          <w:lang w:val="en-US" w:eastAsia="zh-CN" w:bidi="ar-SA"/>
        </w:rPr>
        <w:t>人就要有一个</w:t>
      </w:r>
      <w:r>
        <w:rPr>
          <w:rFonts w:hint="eastAsia" w:cstheme="minorBidi"/>
          <w:color w:val="auto"/>
          <w:kern w:val="2"/>
          <w:sz w:val="24"/>
          <w:szCs w:val="24"/>
          <w:lang w:val="en-US" w:eastAsia="zh-CN" w:bidi="ar-SA"/>
        </w:rPr>
        <w:t>追</w:t>
      </w:r>
      <w:r>
        <w:rPr>
          <w:rFonts w:hint="default" w:cstheme="minorBidi"/>
          <w:color w:val="auto"/>
          <w:kern w:val="2"/>
          <w:sz w:val="24"/>
          <w:szCs w:val="24"/>
          <w:lang w:val="en-US" w:eastAsia="zh-CN" w:bidi="ar-SA"/>
        </w:rPr>
        <w:t>人的样子。</w:t>
      </w: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，来讨好我。</w:t>
      </w:r>
    </w:p>
    <w:p w14:paraId="4340EAD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说罢，外衣在空中划过弧线，毫不留情的离开</w:t>
      </w:r>
    </w:p>
    <w:p w14:paraId="360405FD">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【结尾卡点】洛倾澜</w:t>
      </w:r>
      <w:r>
        <w:rPr>
          <w:rFonts w:hint="default" w:cstheme="minorBidi"/>
          <w:color w:val="auto"/>
          <w:kern w:val="2"/>
          <w:sz w:val="24"/>
          <w:szCs w:val="24"/>
          <w:lang w:val="en-US" w:eastAsia="zh-CN" w:bidi="ar-SA"/>
        </w:rPr>
        <w:t>抬眸，望向</w:t>
      </w:r>
      <w:r>
        <w:rPr>
          <w:rFonts w:hint="eastAsia" w:cstheme="minorBidi"/>
          <w:color w:val="auto"/>
          <w:kern w:val="2"/>
          <w:sz w:val="24"/>
          <w:szCs w:val="24"/>
          <w:lang w:val="en-US" w:eastAsia="zh-CN" w:bidi="ar-SA"/>
        </w:rPr>
        <w:t>她离开方向</w:t>
      </w:r>
      <w:r>
        <w:rPr>
          <w:rFonts w:hint="default" w:cstheme="minorBidi"/>
          <w:color w:val="auto"/>
          <w:kern w:val="2"/>
          <w:sz w:val="24"/>
          <w:szCs w:val="24"/>
          <w:lang w:val="en-US" w:eastAsia="zh-CN" w:bidi="ar-SA"/>
        </w:rPr>
        <w:t>，眼底再无柔弱，只剩势在必得的暗芒</w:t>
      </w:r>
      <w:r>
        <w:rPr>
          <w:rFonts w:hint="eastAsia" w:cstheme="minorBidi"/>
          <w:color w:val="auto"/>
          <w:kern w:val="2"/>
          <w:sz w:val="24"/>
          <w:szCs w:val="24"/>
          <w:lang w:val="en-US" w:eastAsia="zh-CN" w:bidi="ar-SA"/>
        </w:rPr>
        <w:t>。</w:t>
      </w:r>
    </w:p>
    <w:p w14:paraId="7DCB7392">
      <w:pPr>
        <w:bidi w:val="0"/>
        <w:adjustRightInd w:val="0"/>
        <w:snapToGrid w:val="0"/>
        <w:spacing w:beforeLines="0" w:afterLines="0" w:line="360" w:lineRule="auto"/>
        <w:jc w:val="left"/>
        <w:rPr>
          <w:rFonts w:hint="eastAsia" w:cstheme="minorBidi"/>
          <w:color w:val="auto"/>
          <w:kern w:val="2"/>
          <w:sz w:val="24"/>
          <w:szCs w:val="24"/>
          <w:lang w:val="en-US" w:eastAsia="zh-CN" w:bidi="ar-SA"/>
        </w:rPr>
      </w:pPr>
    </w:p>
    <w:p w14:paraId="4C01CABB">
      <w:pPr>
        <w:bidi w:val="0"/>
        <w:adjustRightInd w:val="0"/>
        <w:snapToGrid w:val="0"/>
        <w:spacing w:beforeLines="0" w:afterLines="0" w:line="360" w:lineRule="auto"/>
        <w:jc w:val="left"/>
        <w:rPr>
          <w:rFonts w:hint="eastAsia" w:cstheme="minorBidi"/>
          <w:color w:val="auto"/>
          <w:kern w:val="2"/>
          <w:sz w:val="24"/>
          <w:szCs w:val="24"/>
          <w:lang w:val="en-US" w:eastAsia="zh-CN" w:bidi="ar-SA"/>
        </w:rPr>
      </w:pPr>
    </w:p>
    <w:p w14:paraId="76DA1A1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b/>
          <w:bCs/>
          <w:color w:val="auto"/>
          <w:kern w:val="2"/>
          <w:sz w:val="24"/>
          <w:szCs w:val="24"/>
          <w:lang w:val="en-US" w:eastAsia="zh-CN" w:bidi="ar-SA"/>
        </w:rPr>
        <w:t>第三十集</w:t>
      </w:r>
      <w:r>
        <w:rPr>
          <w:rFonts w:hint="eastAsia" w:cstheme="minorBidi"/>
          <w:color w:val="auto"/>
          <w:kern w:val="2"/>
          <w:sz w:val="24"/>
          <w:szCs w:val="24"/>
          <w:lang w:val="en-US" w:eastAsia="zh-CN" w:bidi="ar-SA"/>
        </w:rPr>
        <w:t xml:space="preserve"> </w:t>
      </w:r>
      <w:r>
        <w:rPr>
          <w:rFonts w:hint="default" w:cstheme="minorBidi"/>
          <w:color w:val="auto"/>
          <w:kern w:val="2"/>
          <w:sz w:val="24"/>
          <w:szCs w:val="24"/>
          <w:lang w:val="en-US" w:eastAsia="zh-CN" w:bidi="ar-SA"/>
        </w:rPr>
        <w:t>边关惊变 秘情暗藏</w:t>
      </w:r>
    </w:p>
    <w:p w14:paraId="175726C7">
      <w:pPr>
        <w:bidi w:val="0"/>
        <w:adjustRightInd w:val="0"/>
        <w:snapToGrid w:val="0"/>
        <w:spacing w:beforeLines="0" w:afterLines="0" w:line="360" w:lineRule="auto"/>
        <w:jc w:val="left"/>
        <w:rPr>
          <w:rFonts w:hint="eastAsia"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30-1  夜 内 宸王府</w:t>
      </w:r>
    </w:p>
    <w:p w14:paraId="5BE16C6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宸王</w:t>
      </w:r>
      <w:r>
        <w:rPr>
          <w:rFonts w:hint="default" w:cstheme="minorBidi"/>
          <w:color w:val="auto"/>
          <w:kern w:val="2"/>
          <w:sz w:val="24"/>
          <w:szCs w:val="24"/>
          <w:lang w:val="en-US" w:eastAsia="zh-CN" w:bidi="ar-SA"/>
        </w:rPr>
        <w:t>府内，寂静压抑，烛火微晃</w:t>
      </w:r>
    </w:p>
    <w:p w14:paraId="32D78E4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屏退左右，面色冷凝，躬身而立，气场凝重</w:t>
      </w:r>
    </w:p>
    <w:p w14:paraId="4B635ED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：（声线低沉，字字沉重）主公，边关急报。</w:t>
      </w:r>
    </w:p>
    <w:p w14:paraId="638EB68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：（笑意一收，坐直身躯，眼神骤锐）可是战事？邸报已至？</w:t>
      </w:r>
    </w:p>
    <w:p w14:paraId="1ABC906E">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：（字字惊心）羌州六日前遭西域番邦联盟突袭，六天连破十二城，州城危在旦夕！</w:t>
      </w:r>
    </w:p>
    <w:p w14:paraId="41CFCAC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瞳孔骤缩，心头巨震</w:t>
      </w:r>
    </w:p>
    <w:p w14:paraId="34FFAD7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内心OS：原著明明全程太平！何来番邦联盟？剧情彻底崩了！</w:t>
      </w:r>
    </w:p>
    <w:p w14:paraId="22DB724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拍案起身，脸色沉如寒冰</w:t>
      </w:r>
    </w:p>
    <w:p w14:paraId="46F5790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：（厉声质问）边关守军何在？为何军情比我神机阁还慢！</w:t>
      </w:r>
    </w:p>
    <w:p w14:paraId="0AB77A8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：（神色冷峭，一语道破）举国宴乐，防备空虚；朝中重文轻武，武将多为纨绔；女帝收藩王兵权，派系牵制，军心涣散</w:t>
      </w:r>
      <w:r>
        <w:rPr>
          <w:rFonts w:hint="eastAsia" w:cstheme="minorBidi"/>
          <w:color w:val="auto"/>
          <w:kern w:val="2"/>
          <w:sz w:val="24"/>
          <w:szCs w:val="24"/>
          <w:lang w:val="en-US" w:eastAsia="zh-CN" w:bidi="ar-SA"/>
        </w:rPr>
        <w:t>，如今边防乃三皇女部署</w:t>
      </w:r>
      <w:r>
        <w:rPr>
          <w:rFonts w:hint="default" w:cstheme="minorBidi"/>
          <w:color w:val="auto"/>
          <w:kern w:val="2"/>
          <w:sz w:val="24"/>
          <w:szCs w:val="24"/>
          <w:lang w:val="en-US" w:eastAsia="zh-CN" w:bidi="ar-SA"/>
        </w:rPr>
        <w:t>。</w:t>
      </w:r>
    </w:p>
    <w:p w14:paraId="286F894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内心OS：</w:t>
      </w:r>
      <w:r>
        <w:rPr>
          <w:rFonts w:hint="eastAsia" w:cstheme="minorBidi"/>
          <w:color w:val="auto"/>
          <w:kern w:val="2"/>
          <w:sz w:val="24"/>
          <w:szCs w:val="24"/>
          <w:lang w:val="en-US" w:eastAsia="zh-CN" w:bidi="ar-SA"/>
        </w:rPr>
        <w:t>又是夜灵犀</w:t>
      </w:r>
      <w:r>
        <w:rPr>
          <w:rFonts w:hint="default" w:cstheme="minorBidi"/>
          <w:color w:val="auto"/>
          <w:kern w:val="2"/>
          <w:sz w:val="24"/>
          <w:szCs w:val="24"/>
          <w:lang w:val="en-US" w:eastAsia="zh-CN" w:bidi="ar-SA"/>
        </w:rPr>
        <w:t>挖的天坑！国运从她这辈开始垮！</w:t>
      </w:r>
    </w:p>
    <w:p w14:paraId="2470633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：（沉声补刀）庆州与羌州接壤，已全域戒严。</w:t>
      </w:r>
      <w:r>
        <w:rPr>
          <w:rFonts w:hint="eastAsia" w:cstheme="minorBidi"/>
          <w:color w:val="auto"/>
          <w:kern w:val="2"/>
          <w:sz w:val="24"/>
          <w:szCs w:val="24"/>
          <w:lang w:val="en-US" w:eastAsia="zh-CN" w:bidi="ar-SA"/>
        </w:rPr>
        <w:t>女将洛倾云</w:t>
      </w:r>
      <w:r>
        <w:rPr>
          <w:rFonts w:hint="default" w:cstheme="minorBidi"/>
          <w:color w:val="auto"/>
          <w:kern w:val="2"/>
          <w:sz w:val="24"/>
          <w:szCs w:val="24"/>
          <w:lang w:val="en-US" w:eastAsia="zh-CN" w:bidi="ar-SA"/>
        </w:rPr>
        <w:t>死守州城，家</w:t>
      </w:r>
      <w:r>
        <w:rPr>
          <w:rFonts w:hint="eastAsia" w:cstheme="minorBidi"/>
          <w:color w:val="auto"/>
          <w:kern w:val="2"/>
          <w:sz w:val="24"/>
          <w:szCs w:val="24"/>
          <w:lang w:val="en-US" w:eastAsia="zh-CN" w:bidi="ar-SA"/>
        </w:rPr>
        <w:t>臣秦琥</w:t>
      </w:r>
      <w:r>
        <w:rPr>
          <w:rFonts w:hint="default" w:cstheme="minorBidi"/>
          <w:color w:val="auto"/>
          <w:kern w:val="2"/>
          <w:sz w:val="24"/>
          <w:szCs w:val="24"/>
          <w:lang w:val="en-US" w:eastAsia="zh-CN" w:bidi="ar-SA"/>
        </w:rPr>
        <w:t>已驰援。</w:t>
      </w:r>
    </w:p>
    <w:p w14:paraId="0616580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：（稍松一口气，气场复归慵懒）庆州无恙便好。</w:t>
      </w:r>
    </w:p>
    <w:p w14:paraId="4386A4E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端起茶杯，指尖微顿，眸色深不可测</w:t>
      </w:r>
    </w:p>
    <w:p w14:paraId="715F529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：（冷笑一声）朝中无兵敢动，唯有我玄虎军听令。女帝只会忌惮，而非嘉奖。</w:t>
      </w:r>
    </w:p>
    <w:p w14:paraId="0938806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呵，</w:t>
      </w:r>
      <w:r>
        <w:rPr>
          <w:rFonts w:hint="default" w:cstheme="minorBidi"/>
          <w:color w:val="auto"/>
          <w:kern w:val="2"/>
          <w:sz w:val="24"/>
          <w:szCs w:val="24"/>
          <w:lang w:val="en-US" w:eastAsia="zh-CN" w:bidi="ar-SA"/>
        </w:rPr>
        <w:t>有事</w:t>
      </w:r>
      <w:r>
        <w:rPr>
          <w:rFonts w:hint="eastAsia" w:cstheme="minorBidi"/>
          <w:color w:val="auto"/>
          <w:kern w:val="2"/>
          <w:sz w:val="24"/>
          <w:szCs w:val="24"/>
          <w:lang w:val="en-US" w:eastAsia="zh-CN" w:bidi="ar-SA"/>
        </w:rPr>
        <w:t>宸王</w:t>
      </w:r>
      <w:r>
        <w:rPr>
          <w:rFonts w:hint="default" w:cstheme="minorBidi"/>
          <w:color w:val="auto"/>
          <w:kern w:val="2"/>
          <w:sz w:val="24"/>
          <w:szCs w:val="24"/>
          <w:lang w:val="en-US" w:eastAsia="zh-CN" w:bidi="ar-SA"/>
        </w:rPr>
        <w:t>，无事滚蛋。</w:t>
      </w:r>
      <w:r>
        <w:rPr>
          <w:rFonts w:hint="eastAsia" w:cstheme="minorBidi"/>
          <w:color w:val="auto"/>
          <w:kern w:val="2"/>
          <w:sz w:val="24"/>
          <w:szCs w:val="24"/>
          <w:lang w:val="en-US" w:eastAsia="zh-CN" w:bidi="ar-SA"/>
        </w:rPr>
        <w:t>夜</w:t>
      </w:r>
      <w:r>
        <w:rPr>
          <w:rFonts w:hint="default" w:cstheme="minorBidi"/>
          <w:color w:val="auto"/>
          <w:kern w:val="2"/>
          <w:sz w:val="24"/>
          <w:szCs w:val="24"/>
          <w:lang w:val="en-US" w:eastAsia="zh-CN" w:bidi="ar-SA"/>
        </w:rPr>
        <w:t>氏向来如此。</w:t>
      </w:r>
    </w:p>
    <w:p w14:paraId="27B332D8">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内心OS：皇帝？不过是困在四方天的打工人。我</w:t>
      </w:r>
      <w:r>
        <w:rPr>
          <w:rFonts w:hint="eastAsia" w:cstheme="minorBidi"/>
          <w:color w:val="auto"/>
          <w:kern w:val="2"/>
          <w:sz w:val="24"/>
          <w:szCs w:val="24"/>
          <w:lang w:val="en-US" w:eastAsia="zh-CN" w:bidi="ar-SA"/>
        </w:rPr>
        <w:t>凤家</w:t>
      </w:r>
      <w:r>
        <w:rPr>
          <w:rFonts w:hint="default" w:cstheme="minorBidi"/>
          <w:color w:val="auto"/>
          <w:kern w:val="2"/>
          <w:sz w:val="24"/>
          <w:szCs w:val="24"/>
          <w:lang w:val="en-US" w:eastAsia="zh-CN" w:bidi="ar-SA"/>
        </w:rPr>
        <w:t>才是幕后控股人，坐享万里，逍遥无边。</w:t>
      </w:r>
    </w:p>
    <w:p w14:paraId="6885D38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：（笑望向</w:t>
      </w: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）国难当头，便是我</w:t>
      </w:r>
      <w:r>
        <w:rPr>
          <w:rFonts w:hint="eastAsia" w:cstheme="minorBidi"/>
          <w:color w:val="auto"/>
          <w:kern w:val="2"/>
          <w:sz w:val="24"/>
          <w:szCs w:val="24"/>
          <w:lang w:val="en-US" w:eastAsia="zh-CN" w:bidi="ar-SA"/>
        </w:rPr>
        <w:t>凤氏</w:t>
      </w:r>
      <w:r>
        <w:rPr>
          <w:rFonts w:hint="default" w:cstheme="minorBidi"/>
          <w:color w:val="auto"/>
          <w:kern w:val="2"/>
          <w:sz w:val="24"/>
          <w:szCs w:val="24"/>
          <w:lang w:val="en-US" w:eastAsia="zh-CN" w:bidi="ar-SA"/>
        </w:rPr>
        <w:t>力挽狂澜之时。</w:t>
      </w:r>
    </w:p>
    <w:p w14:paraId="5BC6AA5F">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：（眸中惊艳，心悦诚服）主公器量，无人能及。</w:t>
      </w:r>
    </w:p>
    <w:p w14:paraId="6C6CE0F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随</w:t>
      </w:r>
      <w:r>
        <w:rPr>
          <w:rFonts w:hint="eastAsia" w:cstheme="minorBidi"/>
          <w:color w:val="auto"/>
          <w:kern w:val="2"/>
          <w:sz w:val="24"/>
          <w:szCs w:val="24"/>
          <w:lang w:val="en-US" w:eastAsia="zh-CN" w:bidi="ar-SA"/>
        </w:rPr>
        <w:t>手</w:t>
      </w:r>
      <w:r>
        <w:rPr>
          <w:rFonts w:hint="default" w:cstheme="minorBidi"/>
          <w:color w:val="auto"/>
          <w:kern w:val="2"/>
          <w:sz w:val="24"/>
          <w:szCs w:val="24"/>
          <w:lang w:val="en-US" w:eastAsia="zh-CN" w:bidi="ar-SA"/>
        </w:rPr>
        <w:t>一提微湿</w:t>
      </w:r>
      <w:r>
        <w:rPr>
          <w:rFonts w:hint="eastAsia" w:cstheme="minorBidi"/>
          <w:color w:val="auto"/>
          <w:kern w:val="2"/>
          <w:sz w:val="24"/>
          <w:szCs w:val="24"/>
          <w:lang w:val="en-US" w:eastAsia="zh-CN" w:bidi="ar-SA"/>
        </w:rPr>
        <w:t>的衣衫</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脸色骤变</w:t>
      </w:r>
    </w:p>
    <w:p w14:paraId="301BAE5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直接伸手探入</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衣襟，触感微凉，满脸自责</w:t>
      </w:r>
    </w:p>
    <w:p w14:paraId="1489314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：（语气严厉又心疼）主公乃与天争命之人，怎能轻贱自身！今夜必泡澡驱寒早歇！</w:t>
      </w:r>
    </w:p>
    <w:p w14:paraId="69E1AB7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（内心失笑</w:t>
      </w:r>
      <w:r>
        <w:rPr>
          <w:rFonts w:hint="eastAsia" w:cstheme="minorBidi"/>
          <w:color w:val="auto"/>
          <w:kern w:val="2"/>
          <w:sz w:val="24"/>
          <w:szCs w:val="24"/>
          <w:lang w:val="en-US" w:eastAsia="zh-CN" w:bidi="ar-SA"/>
        </w:rPr>
        <w:t>os</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被年上忠犬扒衣，这阵仗谁顶得住。</w:t>
      </w:r>
    </w:p>
    <w:p w14:paraId="674A875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：（轻声提醒）宫中入夜必召议事，主公乃庆州之主，避无可避。</w:t>
      </w:r>
    </w:p>
    <w:p w14:paraId="5378B87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忽然抬眸，眼神锐利如刀</w:t>
      </w:r>
    </w:p>
    <w:p w14:paraId="23B8CA7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：（缓缓开口）</w:t>
      </w:r>
      <w:r>
        <w:rPr>
          <w:rFonts w:hint="eastAsia" w:cstheme="minorBidi"/>
          <w:color w:val="auto"/>
          <w:kern w:val="2"/>
          <w:sz w:val="24"/>
          <w:szCs w:val="24"/>
          <w:lang w:val="en-US" w:eastAsia="zh-CN" w:bidi="ar-SA"/>
        </w:rPr>
        <w:t>洛倾云</w:t>
      </w:r>
      <w:r>
        <w:rPr>
          <w:rFonts w:hint="default" w:cstheme="minorBidi"/>
          <w:color w:val="auto"/>
          <w:kern w:val="2"/>
          <w:sz w:val="24"/>
          <w:szCs w:val="24"/>
          <w:lang w:val="en-US" w:eastAsia="zh-CN" w:bidi="ar-SA"/>
        </w:rPr>
        <w:t>……在</w:t>
      </w:r>
      <w:r>
        <w:rPr>
          <w:rFonts w:hint="eastAsia" w:cstheme="minorBidi"/>
          <w:color w:val="auto"/>
          <w:kern w:val="2"/>
          <w:sz w:val="24"/>
          <w:szCs w:val="24"/>
          <w:lang w:val="en-US" w:eastAsia="zh-CN" w:bidi="ar-SA"/>
        </w:rPr>
        <w:t>洛家</w:t>
      </w:r>
      <w:r>
        <w:rPr>
          <w:rFonts w:hint="default" w:cstheme="minorBidi"/>
          <w:color w:val="auto"/>
          <w:kern w:val="2"/>
          <w:sz w:val="24"/>
          <w:szCs w:val="24"/>
          <w:lang w:val="en-US" w:eastAsia="zh-CN" w:bidi="ar-SA"/>
        </w:rPr>
        <w:t>，是何身份？</w:t>
      </w:r>
    </w:p>
    <w:p w14:paraId="42C6055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疏白</w:t>
      </w:r>
      <w:r>
        <w:rPr>
          <w:rFonts w:hint="default" w:cstheme="minorBidi"/>
          <w:color w:val="auto"/>
          <w:kern w:val="2"/>
          <w:sz w:val="24"/>
          <w:szCs w:val="24"/>
          <w:lang w:val="en-US" w:eastAsia="zh-CN" w:bidi="ar-SA"/>
        </w:rPr>
        <w:t>：（神色一正）</w:t>
      </w:r>
      <w:r>
        <w:rPr>
          <w:rFonts w:hint="eastAsia" w:cstheme="minorBidi"/>
          <w:color w:val="auto"/>
          <w:kern w:val="2"/>
          <w:sz w:val="24"/>
          <w:szCs w:val="24"/>
          <w:lang w:val="en-US" w:eastAsia="zh-CN" w:bidi="ar-SA"/>
        </w:rPr>
        <w:t>洛氏</w:t>
      </w:r>
      <w:r>
        <w:rPr>
          <w:rFonts w:hint="default" w:cstheme="minorBidi"/>
          <w:color w:val="auto"/>
          <w:kern w:val="2"/>
          <w:sz w:val="24"/>
          <w:szCs w:val="24"/>
          <w:lang w:val="en-US" w:eastAsia="zh-CN" w:bidi="ar-SA"/>
        </w:rPr>
        <w:t>嫡长，女帝心腹，与</w:t>
      </w:r>
      <w:r>
        <w:rPr>
          <w:rFonts w:hint="eastAsia" w:cstheme="minorBidi"/>
          <w:color w:val="auto"/>
          <w:kern w:val="2"/>
          <w:sz w:val="24"/>
          <w:szCs w:val="24"/>
          <w:lang w:val="en-US" w:eastAsia="zh-CN" w:bidi="ar-SA"/>
        </w:rPr>
        <w:t>洛贵君，洛倾澜</w:t>
      </w:r>
      <w:r>
        <w:rPr>
          <w:rFonts w:hint="default" w:cstheme="minorBidi"/>
          <w:color w:val="auto"/>
          <w:kern w:val="2"/>
          <w:sz w:val="24"/>
          <w:szCs w:val="24"/>
          <w:lang w:val="en-US" w:eastAsia="zh-CN" w:bidi="ar-SA"/>
        </w:rPr>
        <w:t>一母同胞。</w:t>
      </w:r>
    </w:p>
    <w:p w14:paraId="3CC7F19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凤昭似笑非笑，抬头喃喃：洛氏？</w:t>
      </w:r>
    </w:p>
    <w:p w14:paraId="089697B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若有所思，眸色骤深</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指尖轻叩桌面，笑意渐冷</w:t>
      </w:r>
    </w:p>
    <w:p w14:paraId="1D0AEEB9">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63847972">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30-2 夜 内 军营</w:t>
      </w:r>
    </w:p>
    <w:p w14:paraId="02FFC488">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烛火忽明忽暗，将夜灵犀的脸照的阴阳不定。</w:t>
      </w:r>
    </w:p>
    <w:p w14:paraId="07BE8B4C">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洛倾云急匆匆掀开营帐，看见夜灵犀不紧不慢的喝茶，瞬间单膝下跪</w:t>
      </w:r>
    </w:p>
    <w:p w14:paraId="5E84CEC9">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洛倾云焦急：殿下，</w:t>
      </w:r>
      <w:r>
        <w:rPr>
          <w:rFonts w:hint="default" w:cstheme="minorBidi"/>
          <w:color w:val="auto"/>
          <w:kern w:val="2"/>
          <w:sz w:val="24"/>
          <w:szCs w:val="24"/>
          <w:lang w:val="en-US" w:eastAsia="zh-CN" w:bidi="ar-SA"/>
        </w:rPr>
        <w:t>番邦联盟突袭</w:t>
      </w:r>
      <w:r>
        <w:rPr>
          <w:rFonts w:hint="eastAsia" w:cstheme="minorBidi"/>
          <w:color w:val="auto"/>
          <w:kern w:val="2"/>
          <w:sz w:val="24"/>
          <w:szCs w:val="24"/>
          <w:lang w:val="en-US" w:eastAsia="zh-CN" w:bidi="ar-SA"/>
        </w:rPr>
        <w:t>，前方全军覆没</w:t>
      </w:r>
      <w:r>
        <w:rPr>
          <w:rFonts w:hint="default" w:cstheme="minorBidi"/>
          <w:color w:val="auto"/>
          <w:kern w:val="2"/>
          <w:sz w:val="24"/>
          <w:szCs w:val="24"/>
          <w:lang w:val="en-US" w:eastAsia="zh-CN" w:bidi="ar-SA"/>
        </w:rPr>
        <w:t>，州城危在旦夕！</w:t>
      </w:r>
      <w:r>
        <w:rPr>
          <w:rFonts w:hint="eastAsia" w:cstheme="minorBidi"/>
          <w:color w:val="auto"/>
          <w:kern w:val="2"/>
          <w:sz w:val="24"/>
          <w:szCs w:val="24"/>
          <w:lang w:val="en-US" w:eastAsia="zh-CN" w:bidi="ar-SA"/>
        </w:rPr>
        <w:t>还请殿下收回全军出击成命，再做安排！</w:t>
      </w:r>
    </w:p>
    <w:p w14:paraId="4DB0D6E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夜灵犀猛地将茶杯摔地</w:t>
      </w:r>
    </w:p>
    <w:p w14:paraId="5766E404">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夜灵犀咬牙切齿：洛总兵，你记住，现在，这里听我的</w:t>
      </w:r>
    </w:p>
    <w:p w14:paraId="4AF5BB32">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eastAsia" w:cstheme="minorBidi"/>
          <w:color w:val="auto"/>
          <w:kern w:val="2"/>
          <w:sz w:val="24"/>
          <w:szCs w:val="24"/>
          <w:lang w:val="en-US" w:eastAsia="zh-CN" w:bidi="ar-SA"/>
        </w:rPr>
        <w:t>夜灵犀os：前世明明一帆风顺，到底是哪里出了差错，明明哪里都没有变！等等？凤昭？！</w:t>
      </w:r>
    </w:p>
    <w:p w14:paraId="3315798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夜灵犀沉声吩咐：快去帮我联系凤凛川！</w:t>
      </w:r>
    </w:p>
    <w:p w14:paraId="080B55CD">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196FAE23">
      <w:pPr>
        <w:bidi w:val="0"/>
        <w:adjustRightInd w:val="0"/>
        <w:snapToGrid w:val="0"/>
        <w:spacing w:beforeLines="0" w:afterLines="0" w:line="360" w:lineRule="auto"/>
        <w:jc w:val="left"/>
        <w:rPr>
          <w:rFonts w:hint="default" w:cstheme="minorBidi"/>
          <w:color w:val="auto"/>
          <w:kern w:val="2"/>
          <w:sz w:val="24"/>
          <w:szCs w:val="24"/>
          <w:lang w:val="en-US" w:eastAsia="zh-CN" w:bidi="ar-SA"/>
        </w:rPr>
      </w:pPr>
    </w:p>
    <w:p w14:paraId="337F4AC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b/>
          <w:bCs/>
          <w:color w:val="auto"/>
          <w:kern w:val="2"/>
          <w:sz w:val="24"/>
          <w:szCs w:val="24"/>
          <w:lang w:val="en-US" w:eastAsia="zh-CN" w:bidi="ar-SA"/>
        </w:rPr>
        <w:t>第三十一集</w:t>
      </w:r>
      <w:r>
        <w:rPr>
          <w:rFonts w:hint="eastAsia" w:cstheme="minorBidi"/>
          <w:color w:val="auto"/>
          <w:kern w:val="2"/>
          <w:sz w:val="24"/>
          <w:szCs w:val="24"/>
          <w:lang w:val="en-US" w:eastAsia="zh-CN" w:bidi="ar-SA"/>
        </w:rPr>
        <w:t xml:space="preserve"> </w:t>
      </w:r>
      <w:r>
        <w:rPr>
          <w:rFonts w:hint="default" w:cstheme="minorBidi"/>
          <w:color w:val="auto"/>
          <w:kern w:val="2"/>
          <w:sz w:val="24"/>
          <w:szCs w:val="24"/>
          <w:lang w:val="en-US" w:eastAsia="zh-CN" w:bidi="ar-SA"/>
        </w:rPr>
        <w:t>朝堂惊变 怒震群臣</w:t>
      </w:r>
    </w:p>
    <w:p w14:paraId="4AC231A6">
      <w:pPr>
        <w:bidi w:val="0"/>
        <w:adjustRightInd w:val="0"/>
        <w:snapToGrid w:val="0"/>
        <w:spacing w:beforeLines="0" w:afterLines="0" w:line="360" w:lineRule="auto"/>
        <w:jc w:val="left"/>
        <w:rPr>
          <w:rFonts w:hint="default" w:cstheme="minorBidi"/>
          <w:color w:val="auto"/>
          <w:kern w:val="2"/>
          <w:sz w:val="24"/>
          <w:szCs w:val="24"/>
          <w:u w:val="single"/>
          <w:lang w:val="en-US" w:eastAsia="zh-CN" w:bidi="ar-SA"/>
        </w:rPr>
      </w:pPr>
      <w:r>
        <w:rPr>
          <w:rFonts w:hint="eastAsia" w:cstheme="minorBidi"/>
          <w:color w:val="auto"/>
          <w:kern w:val="2"/>
          <w:sz w:val="24"/>
          <w:szCs w:val="24"/>
          <w:u w:val="single"/>
          <w:lang w:val="en-US" w:eastAsia="zh-CN" w:bidi="ar-SA"/>
        </w:rPr>
        <w:t xml:space="preserve">31-1夜 内 </w:t>
      </w:r>
      <w:r>
        <w:rPr>
          <w:rFonts w:hint="default" w:cstheme="minorBidi"/>
          <w:color w:val="auto"/>
          <w:kern w:val="2"/>
          <w:sz w:val="24"/>
          <w:szCs w:val="24"/>
          <w:u w:val="single"/>
          <w:lang w:val="en-US" w:eastAsia="zh-CN" w:bidi="ar-SA"/>
        </w:rPr>
        <w:t>皇宫议事殿</w:t>
      </w:r>
    </w:p>
    <w:p w14:paraId="5256296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深夜烛火通明，殿内气氛压抑凝重</w:t>
      </w:r>
    </w:p>
    <w:p w14:paraId="4C9FB5E3">
      <w:pPr>
        <w:bidi w:val="0"/>
        <w:adjustRightInd w:val="0"/>
        <w:snapToGrid w:val="0"/>
        <w:spacing w:beforeLines="0" w:afterLines="0" w:line="360" w:lineRule="auto"/>
        <w:jc w:val="left"/>
        <w:rPr>
          <w:rFonts w:hint="eastAsia"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文武百官衣衫凌乱，睡眼惺忪，神色惶恐，匆匆涌入殿内，跪立两侧</w:t>
      </w:r>
      <w:r>
        <w:rPr>
          <w:rFonts w:hint="eastAsia" w:cstheme="minorBidi"/>
          <w:color w:val="auto"/>
          <w:kern w:val="2"/>
          <w:sz w:val="24"/>
          <w:szCs w:val="24"/>
          <w:lang w:val="en-US" w:eastAsia="zh-CN" w:bidi="ar-SA"/>
        </w:rPr>
        <w:t>。</w:t>
      </w:r>
    </w:p>
    <w:p w14:paraId="15614A9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身着朝服缓步走入，眉眼冷峻，扫视满殿慌乱众人</w:t>
      </w:r>
    </w:p>
    <w:p w14:paraId="3697D46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OS：凌晨急召朝会，边关之事，远比想象中严重！</w:t>
      </w:r>
    </w:p>
    <w:p w14:paraId="211784A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龙椅上女帝端坐，脸色阴云密布，周身戾气弥漫，指尖死死攥紧龙椅扶手</w:t>
      </w:r>
    </w:p>
    <w:p w14:paraId="0678D35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报信官：（跪地悲声回禀，声音颤抖）陛下！番邦虐杀和亲宗室，祭旗示威，</w:t>
      </w:r>
      <w:r>
        <w:rPr>
          <w:rFonts w:hint="eastAsia" w:cstheme="minorBidi"/>
          <w:color w:val="auto"/>
          <w:kern w:val="2"/>
          <w:sz w:val="24"/>
          <w:szCs w:val="24"/>
          <w:lang w:val="en-US" w:eastAsia="zh-CN" w:bidi="ar-SA"/>
        </w:rPr>
        <w:t>洛总兵</w:t>
      </w:r>
      <w:r>
        <w:rPr>
          <w:rFonts w:hint="default" w:cstheme="minorBidi"/>
          <w:color w:val="auto"/>
          <w:kern w:val="2"/>
          <w:sz w:val="24"/>
          <w:szCs w:val="24"/>
          <w:lang w:val="en-US" w:eastAsia="zh-CN" w:bidi="ar-SA"/>
        </w:rPr>
        <w:t>二女殉国，贼首乃</w:t>
      </w:r>
      <w:r>
        <w:rPr>
          <w:rFonts w:hint="eastAsia" w:cstheme="minorBidi"/>
          <w:color w:val="auto"/>
          <w:kern w:val="2"/>
          <w:sz w:val="24"/>
          <w:szCs w:val="24"/>
          <w:lang w:val="en-US" w:eastAsia="zh-CN" w:bidi="ar-SA"/>
        </w:rPr>
        <w:t>珈蓝</w:t>
      </w:r>
      <w:r>
        <w:rPr>
          <w:rFonts w:hint="default" w:cstheme="minorBidi"/>
          <w:color w:val="auto"/>
          <w:kern w:val="2"/>
          <w:sz w:val="24"/>
          <w:szCs w:val="24"/>
          <w:lang w:val="en-US" w:eastAsia="zh-CN" w:bidi="ar-SA"/>
        </w:rPr>
        <w:t>国女王</w:t>
      </w:r>
      <w:r>
        <w:rPr>
          <w:rFonts w:hint="eastAsia" w:cstheme="minorBidi"/>
          <w:color w:val="auto"/>
          <w:kern w:val="2"/>
          <w:sz w:val="24"/>
          <w:szCs w:val="24"/>
          <w:lang w:val="en-US" w:eastAsia="zh-CN" w:bidi="ar-SA"/>
        </w:rPr>
        <w:t>成吉煊荷</w:t>
      </w:r>
      <w:r>
        <w:rPr>
          <w:rFonts w:hint="default" w:cstheme="minorBidi"/>
          <w:color w:val="auto"/>
          <w:kern w:val="2"/>
          <w:sz w:val="24"/>
          <w:szCs w:val="24"/>
          <w:lang w:val="en-US" w:eastAsia="zh-CN" w:bidi="ar-SA"/>
        </w:rPr>
        <w:t>！</w:t>
      </w:r>
    </w:p>
    <w:p w14:paraId="1282F70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大臣1</w:t>
      </w:r>
      <w:r>
        <w:rPr>
          <w:rFonts w:hint="default" w:cstheme="minorBidi"/>
          <w:color w:val="auto"/>
          <w:kern w:val="2"/>
          <w:sz w:val="24"/>
          <w:szCs w:val="24"/>
          <w:lang w:val="en-US" w:eastAsia="zh-CN" w:bidi="ar-SA"/>
        </w:rPr>
        <w:t>：（哗然震怒，群情激愤，高声怒骂）蛮夷残暴！欺人太甚！</w:t>
      </w:r>
    </w:p>
    <w:p w14:paraId="1DA34E2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凤昭冷漠</w:t>
      </w:r>
      <w:r>
        <w:rPr>
          <w:rFonts w:hint="default" w:cstheme="minorBidi"/>
          <w:color w:val="auto"/>
          <w:kern w:val="2"/>
          <w:sz w:val="24"/>
          <w:szCs w:val="24"/>
          <w:lang w:val="en-US" w:eastAsia="zh-CN" w:bidi="ar-SA"/>
        </w:rPr>
        <w:t>OS：和亲之人命运凄惨，朝廷向来漠视，如今却只知愤怒，毫无章法！</w:t>
      </w:r>
    </w:p>
    <w:p w14:paraId="71C3013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大臣2：三皇子乃</w:t>
      </w:r>
      <w:r>
        <w:rPr>
          <w:rFonts w:hint="default" w:cstheme="minorBidi"/>
          <w:color w:val="auto"/>
          <w:kern w:val="2"/>
          <w:sz w:val="24"/>
          <w:szCs w:val="24"/>
          <w:lang w:val="en-US" w:eastAsia="zh-CN" w:bidi="ar-SA"/>
        </w:rPr>
        <w:t>是贼首</w:t>
      </w:r>
      <w:r>
        <w:rPr>
          <w:rFonts w:hint="eastAsia" w:cstheme="minorBidi"/>
          <w:color w:val="auto"/>
          <w:kern w:val="2"/>
          <w:sz w:val="24"/>
          <w:szCs w:val="24"/>
          <w:lang w:val="en-US" w:eastAsia="zh-CN" w:bidi="ar-SA"/>
        </w:rPr>
        <w:t>成吉煊荷亲</w:t>
      </w:r>
      <w:r>
        <w:rPr>
          <w:rFonts w:hint="default" w:cstheme="minorBidi"/>
          <w:color w:val="auto"/>
          <w:kern w:val="2"/>
          <w:sz w:val="24"/>
          <w:szCs w:val="24"/>
          <w:lang w:val="en-US" w:eastAsia="zh-CN" w:bidi="ar-SA"/>
        </w:rPr>
        <w:t>侄</w:t>
      </w:r>
      <w:r>
        <w:rPr>
          <w:rFonts w:hint="eastAsia" w:cstheme="minorBidi"/>
          <w:color w:val="auto"/>
          <w:kern w:val="2"/>
          <w:sz w:val="24"/>
          <w:szCs w:val="24"/>
          <w:lang w:val="en-US" w:eastAsia="zh-CN" w:bidi="ar-SA"/>
        </w:rPr>
        <w:t>，臣恳请陛下</w:t>
      </w:r>
      <w:r>
        <w:rPr>
          <w:rFonts w:hint="default" w:cstheme="minorBidi"/>
          <w:color w:val="auto"/>
          <w:kern w:val="2"/>
          <w:sz w:val="24"/>
          <w:szCs w:val="24"/>
          <w:lang w:val="en-US" w:eastAsia="zh-CN" w:bidi="ar-SA"/>
        </w:rPr>
        <w:t>赐死</w:t>
      </w:r>
      <w:r>
        <w:rPr>
          <w:rFonts w:hint="eastAsia" w:cstheme="minorBidi"/>
          <w:color w:val="auto"/>
          <w:kern w:val="2"/>
          <w:sz w:val="24"/>
          <w:szCs w:val="24"/>
          <w:lang w:val="en-US" w:eastAsia="zh-CN" w:bidi="ar-SA"/>
        </w:rPr>
        <w:t>三皇子</w:t>
      </w:r>
      <w:r>
        <w:rPr>
          <w:rFonts w:hint="default" w:cstheme="minorBidi"/>
          <w:color w:val="auto"/>
          <w:kern w:val="2"/>
          <w:sz w:val="24"/>
          <w:szCs w:val="24"/>
          <w:lang w:val="en-US" w:eastAsia="zh-CN" w:bidi="ar-SA"/>
        </w:rPr>
        <w:t>，祭旗振国威</w:t>
      </w:r>
      <w:r>
        <w:rPr>
          <w:rFonts w:hint="eastAsia" w:cstheme="minorBidi"/>
          <w:color w:val="auto"/>
          <w:kern w:val="2"/>
          <w:sz w:val="24"/>
          <w:szCs w:val="24"/>
          <w:lang w:val="en-US" w:eastAsia="zh-CN" w:bidi="ar-SA"/>
        </w:rPr>
        <w:t>！！！</w:t>
      </w:r>
    </w:p>
    <w:p w14:paraId="1F56D43D">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朝堂彻底炸开</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议事殿内，众臣情绪失控，叫嚣声此起彼伏</w:t>
      </w:r>
    </w:p>
    <w:p w14:paraId="141E2D7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众臣纷纷跪地</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面色赤红，高声恳请</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女</w:t>
      </w:r>
      <w:r>
        <w:rPr>
          <w:rFonts w:hint="eastAsia" w:cstheme="minorBidi"/>
          <w:color w:val="auto"/>
          <w:kern w:val="2"/>
          <w:sz w:val="24"/>
          <w:szCs w:val="24"/>
          <w:lang w:val="en-US" w:eastAsia="zh-CN" w:bidi="ar-SA"/>
        </w:rPr>
        <w:t>：恳请陛下</w:t>
      </w:r>
      <w:r>
        <w:rPr>
          <w:rFonts w:hint="default" w:cstheme="minorBidi"/>
          <w:color w:val="auto"/>
          <w:kern w:val="2"/>
          <w:sz w:val="24"/>
          <w:szCs w:val="24"/>
          <w:lang w:val="en-US" w:eastAsia="zh-CN" w:bidi="ar-SA"/>
        </w:rPr>
        <w:t>死</w:t>
      </w:r>
      <w:r>
        <w:rPr>
          <w:rFonts w:hint="eastAsia" w:cstheme="minorBidi"/>
          <w:color w:val="auto"/>
          <w:kern w:val="2"/>
          <w:sz w:val="24"/>
          <w:szCs w:val="24"/>
          <w:lang w:val="en-US" w:eastAsia="zh-CN" w:bidi="ar-SA"/>
        </w:rPr>
        <w:t>三皇子</w:t>
      </w:r>
      <w:r>
        <w:rPr>
          <w:rFonts w:hint="default" w:cstheme="minorBidi"/>
          <w:color w:val="auto"/>
          <w:kern w:val="2"/>
          <w:sz w:val="24"/>
          <w:szCs w:val="24"/>
          <w:lang w:val="en-US" w:eastAsia="zh-CN" w:bidi="ar-SA"/>
        </w:rPr>
        <w:t>，祭旗振国威</w:t>
      </w:r>
      <w:r>
        <w:rPr>
          <w:rFonts w:hint="eastAsia" w:cstheme="minorBidi"/>
          <w:color w:val="auto"/>
          <w:kern w:val="2"/>
          <w:sz w:val="24"/>
          <w:szCs w:val="24"/>
          <w:lang w:val="en-US" w:eastAsia="zh-CN" w:bidi="ar-SA"/>
        </w:rPr>
        <w:t>！</w:t>
      </w:r>
    </w:p>
    <w:p w14:paraId="500F2071">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女帝沉默不语，眼神晦暗，并未出言阻止</w:t>
      </w:r>
    </w:p>
    <w:p w14:paraId="0F181F1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：（眉头紧锁，眼神冰冷，厉声开口，声音震彻大殿）荒唐！各位大人气糊涂了！</w:t>
      </w:r>
    </w:p>
    <w:p w14:paraId="68DB8E94">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：（昂首而立，字字铿锵，眼神锐利扫过众臣）蛮夷野蛮未开化，才可做出此等兽行，我</w:t>
      </w:r>
      <w:r>
        <w:rPr>
          <w:rFonts w:hint="eastAsia" w:cstheme="minorBidi"/>
          <w:color w:val="auto"/>
          <w:kern w:val="2"/>
          <w:sz w:val="24"/>
          <w:szCs w:val="24"/>
          <w:lang w:val="en-US" w:eastAsia="zh-CN" w:bidi="ar-SA"/>
        </w:rPr>
        <w:t>天姒</w:t>
      </w:r>
      <w:r>
        <w:rPr>
          <w:rFonts w:hint="default" w:cstheme="minorBidi"/>
          <w:color w:val="auto"/>
          <w:kern w:val="2"/>
          <w:sz w:val="24"/>
          <w:szCs w:val="24"/>
          <w:lang w:val="en-US" w:eastAsia="zh-CN" w:bidi="ar-SA"/>
        </w:rPr>
        <w:t>礼义传世，怎能效仿残害天家血脉！不谋退敌之策，反倒舍本逐末，逼杀无辜皇子，传出去，天下人如何看我</w:t>
      </w:r>
      <w:r>
        <w:rPr>
          <w:rFonts w:hint="eastAsia" w:cstheme="minorBidi"/>
          <w:color w:val="auto"/>
          <w:kern w:val="2"/>
          <w:sz w:val="24"/>
          <w:szCs w:val="24"/>
          <w:lang w:val="en-US" w:eastAsia="zh-CN" w:bidi="ar-SA"/>
        </w:rPr>
        <w:t>天姒</w:t>
      </w:r>
      <w:r>
        <w:rPr>
          <w:rFonts w:hint="default" w:cstheme="minorBidi"/>
          <w:color w:val="auto"/>
          <w:kern w:val="2"/>
          <w:sz w:val="24"/>
          <w:szCs w:val="24"/>
          <w:lang w:val="en-US" w:eastAsia="zh-CN" w:bidi="ar-SA"/>
        </w:rPr>
        <w:t>！</w:t>
      </w:r>
    </w:p>
    <w:p w14:paraId="659519B7">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云相国</w:t>
      </w:r>
      <w:r>
        <w:rPr>
          <w:rFonts w:hint="default" w:cstheme="minorBidi"/>
          <w:color w:val="auto"/>
          <w:kern w:val="2"/>
          <w:sz w:val="24"/>
          <w:szCs w:val="24"/>
          <w:lang w:val="en-US" w:eastAsia="zh-CN" w:bidi="ar-SA"/>
        </w:rPr>
        <w:t>：（上前一步，脸色讽刺）</w:t>
      </w:r>
      <w:r>
        <w:rPr>
          <w:rFonts w:hint="eastAsia" w:cstheme="minorBidi"/>
          <w:color w:val="auto"/>
          <w:kern w:val="2"/>
          <w:sz w:val="24"/>
          <w:szCs w:val="24"/>
          <w:lang w:val="en-US" w:eastAsia="zh-CN" w:bidi="ar-SA"/>
        </w:rPr>
        <w:t>宸王</w:t>
      </w:r>
      <w:r>
        <w:rPr>
          <w:rFonts w:hint="default" w:cstheme="minorBidi"/>
          <w:color w:val="auto"/>
          <w:kern w:val="2"/>
          <w:sz w:val="24"/>
          <w:szCs w:val="24"/>
          <w:lang w:val="en-US" w:eastAsia="zh-CN" w:bidi="ar-SA"/>
        </w:rPr>
        <w:t>好大的口气！舍一疯癫皇子，振</w:t>
      </w:r>
      <w:r>
        <w:rPr>
          <w:rFonts w:hint="eastAsia" w:cstheme="minorBidi"/>
          <w:color w:val="auto"/>
          <w:kern w:val="2"/>
          <w:sz w:val="24"/>
          <w:szCs w:val="24"/>
          <w:lang w:val="en-US" w:eastAsia="zh-CN" w:bidi="ar-SA"/>
        </w:rPr>
        <w:t>天姒</w:t>
      </w:r>
      <w:r>
        <w:rPr>
          <w:rFonts w:hint="default" w:cstheme="minorBidi"/>
          <w:color w:val="auto"/>
          <w:kern w:val="2"/>
          <w:sz w:val="24"/>
          <w:szCs w:val="24"/>
          <w:lang w:val="en-US" w:eastAsia="zh-CN" w:bidi="ar-SA"/>
        </w:rPr>
        <w:t>天威，乃是他的福气！</w:t>
      </w:r>
    </w:p>
    <w:p w14:paraId="79E1213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眼神骤冷，周身杀气暴涨，与</w:t>
      </w:r>
      <w:r>
        <w:rPr>
          <w:rFonts w:hint="eastAsia" w:cstheme="minorBidi"/>
          <w:color w:val="auto"/>
          <w:kern w:val="2"/>
          <w:sz w:val="24"/>
          <w:szCs w:val="24"/>
          <w:lang w:val="en-US" w:eastAsia="zh-CN" w:bidi="ar-SA"/>
        </w:rPr>
        <w:t>云相国</w:t>
      </w:r>
      <w:r>
        <w:rPr>
          <w:rFonts w:hint="default" w:cstheme="minorBidi"/>
          <w:color w:val="auto"/>
          <w:kern w:val="2"/>
          <w:sz w:val="24"/>
          <w:szCs w:val="24"/>
          <w:lang w:val="en-US" w:eastAsia="zh-CN" w:bidi="ar-SA"/>
        </w:rPr>
        <w:t>针锋相对</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气氛剑拔弩张，众臣噤声</w:t>
      </w:r>
    </w:p>
    <w:p w14:paraId="6E47A32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：（怒极反笑，言辞犀利）慷他人之慨时，怎不想想他是帝子，代表天家颜面！逼杀亲子，是扬威还是自取其辱！</w:t>
      </w:r>
    </w:p>
    <w:p w14:paraId="3D9D2C3B">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：（转而向上首跪地，高声疾言）陛下！这些人耽误军机，残害皇嗣，蓄意抹黑陛下明君形象，其心可诛！</w:t>
      </w:r>
    </w:p>
    <w:p w14:paraId="4FC57A33">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话音未落，起身一脚踹在</w:t>
      </w:r>
      <w:r>
        <w:rPr>
          <w:rFonts w:hint="eastAsia" w:cstheme="minorBidi"/>
          <w:color w:val="auto"/>
          <w:kern w:val="2"/>
          <w:sz w:val="24"/>
          <w:szCs w:val="24"/>
          <w:lang w:val="en-US" w:eastAsia="zh-CN" w:bidi="ar-SA"/>
        </w:rPr>
        <w:t>云相国</w:t>
      </w:r>
      <w:r>
        <w:rPr>
          <w:rFonts w:hint="default" w:cstheme="minorBidi"/>
          <w:color w:val="auto"/>
          <w:kern w:val="2"/>
          <w:sz w:val="24"/>
          <w:szCs w:val="24"/>
          <w:lang w:val="en-US" w:eastAsia="zh-CN" w:bidi="ar-SA"/>
        </w:rPr>
        <w:t>心口，将其踹倒在地，上前拳打脚踢，动作彪悍迅猛</w:t>
      </w:r>
    </w:p>
    <w:p w14:paraId="072C8B69">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：（怒声呵斥）无能禄蠹，就会呈口舌之快！</w:t>
      </w:r>
    </w:p>
    <w:p w14:paraId="6601EC2A">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白相党群羽上前阻拦，怒骂</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反手一巴掌抽在对方脸上，将人按在地上痛揍，眼神杀气腾腾</w:t>
      </w:r>
    </w:p>
    <w:p w14:paraId="56DBA776">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女帝：（头疼欲裂，厉声喝止）给朕住手！</w:t>
      </w:r>
    </w:p>
    <w:p w14:paraId="3D0E2CE5">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default" w:cstheme="minorBidi"/>
          <w:color w:val="auto"/>
          <w:kern w:val="2"/>
          <w:sz w:val="24"/>
          <w:szCs w:val="24"/>
          <w:lang w:val="en-US" w:eastAsia="zh-CN" w:bidi="ar-SA"/>
        </w:rPr>
        <w:t>满殿百官瞠目结舌，无人敢言，朝堂瞬间安静</w:t>
      </w:r>
    </w:p>
    <w:p w14:paraId="2530C872">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stheme="minorBidi"/>
          <w:color w:val="auto"/>
          <w:kern w:val="2"/>
          <w:sz w:val="24"/>
          <w:szCs w:val="24"/>
          <w:lang w:val="en-US" w:eastAsia="zh-CN" w:bidi="ar-SA"/>
        </w:rPr>
        <w:t>女帝：（神色威严，沉声下令）朕已命</w:t>
      </w:r>
      <w:r>
        <w:rPr>
          <w:rFonts w:hint="eastAsia" w:cstheme="minorBidi"/>
          <w:color w:val="auto"/>
          <w:kern w:val="2"/>
          <w:sz w:val="24"/>
          <w:szCs w:val="24"/>
          <w:lang w:val="en-US" w:eastAsia="zh-CN" w:bidi="ar-SA"/>
        </w:rPr>
        <w:t>萧</w:t>
      </w:r>
      <w:r>
        <w:rPr>
          <w:rFonts w:hint="default" w:cstheme="minorBidi"/>
          <w:color w:val="auto"/>
          <w:kern w:val="2"/>
          <w:sz w:val="24"/>
          <w:szCs w:val="24"/>
          <w:lang w:val="en-US" w:eastAsia="zh-CN" w:bidi="ar-SA"/>
        </w:rPr>
        <w:t>卿为破虏元帅，</w:t>
      </w:r>
      <w:r>
        <w:rPr>
          <w:rFonts w:hint="eastAsia" w:cstheme="minorBidi"/>
          <w:color w:val="auto"/>
          <w:kern w:val="2"/>
          <w:sz w:val="24"/>
          <w:szCs w:val="24"/>
          <w:lang w:val="en-US" w:eastAsia="zh-CN" w:bidi="ar-SA"/>
        </w:rPr>
        <w:t>三皇女</w:t>
      </w:r>
      <w:r>
        <w:rPr>
          <w:rFonts w:hint="default" w:cstheme="minorBidi"/>
          <w:color w:val="auto"/>
          <w:kern w:val="2"/>
          <w:sz w:val="24"/>
          <w:szCs w:val="24"/>
          <w:lang w:val="en-US" w:eastAsia="zh-CN" w:bidi="ar-SA"/>
        </w:rPr>
        <w:t>为协领，明日率军出征，调五州兵力围攻蛮夷！</w:t>
      </w:r>
    </w:p>
    <w:p w14:paraId="0BA6C810">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default"/>
          <w:color w:val="auto"/>
          <w:sz w:val="24"/>
          <w:lang w:val="en-US" w:eastAsia="zh-CN"/>
        </w:rPr>
        <w:t>△</w:t>
      </w:r>
      <w:r>
        <w:rPr>
          <w:rFonts w:hint="eastAsia" w:cstheme="minorBidi"/>
          <w:color w:val="auto"/>
          <w:kern w:val="2"/>
          <w:sz w:val="24"/>
          <w:szCs w:val="24"/>
          <w:lang w:val="en-US" w:eastAsia="zh-CN" w:bidi="ar-SA"/>
        </w:rPr>
        <w:t>凤昭</w:t>
      </w:r>
      <w:r>
        <w:rPr>
          <w:rFonts w:hint="default" w:cstheme="minorBidi"/>
          <w:color w:val="auto"/>
          <w:kern w:val="2"/>
          <w:sz w:val="24"/>
          <w:szCs w:val="24"/>
          <w:lang w:val="en-US" w:eastAsia="zh-CN" w:bidi="ar-SA"/>
        </w:rPr>
        <w:t>立在一侧，神色淡然，眼神却陷入沉思</w:t>
      </w:r>
    </w:p>
    <w:p w14:paraId="029200EC">
      <w:pPr>
        <w:bidi w:val="0"/>
        <w:adjustRightInd w:val="0"/>
        <w:snapToGrid w:val="0"/>
        <w:spacing w:beforeLines="0" w:afterLines="0" w:line="360" w:lineRule="auto"/>
        <w:jc w:val="left"/>
        <w:rPr>
          <w:rFonts w:hint="default" w:cstheme="minorBidi"/>
          <w:color w:val="auto"/>
          <w:kern w:val="2"/>
          <w:sz w:val="24"/>
          <w:szCs w:val="24"/>
          <w:lang w:val="en-US" w:eastAsia="zh-CN" w:bidi="ar-SA"/>
        </w:rPr>
      </w:pPr>
      <w:r>
        <w:rPr>
          <w:rFonts w:hint="eastAsia" w:cstheme="minorBidi"/>
          <w:color w:val="auto"/>
          <w:kern w:val="2"/>
          <w:sz w:val="24"/>
          <w:szCs w:val="24"/>
          <w:lang w:val="en-US" w:eastAsia="zh-CN" w:bidi="ar-SA"/>
        </w:rPr>
        <w:t>【结尾卡点】凤昭拧眉</w:t>
      </w:r>
      <w:r>
        <w:rPr>
          <w:rFonts w:hint="default" w:cstheme="minorBidi"/>
          <w:color w:val="auto"/>
          <w:kern w:val="2"/>
          <w:sz w:val="24"/>
          <w:szCs w:val="24"/>
          <w:lang w:val="en-US" w:eastAsia="zh-CN" w:bidi="ar-SA"/>
        </w:rPr>
        <w:t>OS：</w:t>
      </w:r>
      <w:r>
        <w:rPr>
          <w:rFonts w:hint="eastAsia" w:cstheme="minorBidi"/>
          <w:color w:val="auto"/>
          <w:kern w:val="2"/>
          <w:sz w:val="24"/>
          <w:szCs w:val="24"/>
          <w:lang w:val="en-US" w:eastAsia="zh-CN" w:bidi="ar-SA"/>
        </w:rPr>
        <w:t>洛倾澜</w:t>
      </w:r>
      <w:r>
        <w:rPr>
          <w:rFonts w:hint="default" w:cstheme="minorBidi"/>
          <w:color w:val="auto"/>
          <w:kern w:val="2"/>
          <w:sz w:val="24"/>
          <w:szCs w:val="24"/>
          <w:lang w:val="en-US" w:eastAsia="zh-CN" w:bidi="ar-SA"/>
        </w:rPr>
        <w:t>至亲深陷战场，</w:t>
      </w:r>
      <w:r>
        <w:rPr>
          <w:rFonts w:hint="eastAsia" w:cstheme="minorBidi"/>
          <w:color w:val="auto"/>
          <w:kern w:val="2"/>
          <w:sz w:val="24"/>
          <w:szCs w:val="24"/>
          <w:lang w:val="en-US" w:eastAsia="zh-CN" w:bidi="ar-SA"/>
        </w:rPr>
        <w:t>夜烬寒</w:t>
      </w:r>
      <w:r>
        <w:rPr>
          <w:rFonts w:hint="default" w:cstheme="minorBidi"/>
          <w:color w:val="auto"/>
          <w:kern w:val="2"/>
          <w:sz w:val="24"/>
          <w:szCs w:val="24"/>
          <w:lang w:val="en-US" w:eastAsia="zh-CN" w:bidi="ar-SA"/>
        </w:rPr>
        <w:t>因血脉身陷险境，两人皆与我牵扯颇深。这个小说世界里，被世界意识选中的改命之人，究竟</w:t>
      </w:r>
      <w:r>
        <w:rPr>
          <w:rFonts w:hint="eastAsia" w:cstheme="minorBidi"/>
          <w:color w:val="auto"/>
          <w:kern w:val="2"/>
          <w:sz w:val="24"/>
          <w:szCs w:val="24"/>
          <w:lang w:val="en-US" w:eastAsia="zh-CN" w:bidi="ar-SA"/>
        </w:rPr>
        <w:t>，</w:t>
      </w:r>
      <w:r>
        <w:rPr>
          <w:rFonts w:hint="default" w:cstheme="minorBidi"/>
          <w:color w:val="auto"/>
          <w:kern w:val="2"/>
          <w:sz w:val="24"/>
          <w:szCs w:val="24"/>
          <w:lang w:val="en-US" w:eastAsia="zh-CN" w:bidi="ar-SA"/>
        </w:rPr>
        <w:t>还有谁。</w:t>
      </w:r>
    </w:p>
    <w:p w14:paraId="14B3C90D">
      <w:pPr>
        <w:bidi w:val="0"/>
        <w:adjustRightInd w:val="0"/>
        <w:snapToGrid w:val="0"/>
        <w:spacing w:beforeLines="0" w:afterLines="0" w:line="360" w:lineRule="auto"/>
        <w:jc w:val="left"/>
        <w:rPr>
          <w:rFonts w:hint="eastAsia" w:cstheme="minorBidi"/>
          <w:color w:val="auto"/>
          <w:kern w:val="2"/>
          <w:sz w:val="24"/>
          <w:szCs w:val="24"/>
          <w:highlight w:val="yellow"/>
          <w:lang w:val="en-US" w:eastAsia="zh-CN" w:bidi="ar-SA"/>
        </w:rPr>
      </w:pPr>
      <w:r>
        <w:rPr>
          <w:rFonts w:hint="eastAsia" w:cstheme="minorBidi"/>
          <w:color w:val="auto"/>
          <w:kern w:val="2"/>
          <w:sz w:val="24"/>
          <w:szCs w:val="24"/>
          <w:highlight w:val="yellow"/>
          <w:lang w:val="en-US" w:eastAsia="zh-CN" w:bidi="ar-SA"/>
        </w:rPr>
        <w:t>（三卡卡点）</w:t>
      </w:r>
    </w:p>
    <w:p w14:paraId="29D9AF67">
      <w:pPr>
        <w:bidi w:val="0"/>
        <w:adjustRightInd w:val="0"/>
        <w:snapToGrid w:val="0"/>
        <w:spacing w:beforeLines="0" w:afterLines="0" w:line="360" w:lineRule="auto"/>
        <w:jc w:val="left"/>
        <w:rPr>
          <w:rFonts w:hint="default" w:cstheme="minorBidi"/>
          <w:color w:val="auto"/>
          <w:kern w:val="2"/>
          <w:sz w:val="24"/>
          <w:szCs w:val="24"/>
          <w:highlight w:val="yellow"/>
          <w:lang w:val="en-US" w:eastAsia="zh-CN" w:bidi="ar-SA"/>
        </w:rPr>
      </w:pPr>
    </w:p>
    <w:p w14:paraId="58502EA2">
      <w:pPr>
        <w:bidi w:val="0"/>
        <w:adjustRightInd w:val="0"/>
        <w:snapToGrid w:val="0"/>
        <w:spacing w:beforeLines="0" w:afterLines="0" w:line="360" w:lineRule="auto"/>
        <w:jc w:val="left"/>
        <w:rPr>
          <w:rFonts w:hint="default" w:cstheme="minorBidi"/>
          <w:color w:val="auto"/>
          <w:kern w:val="2"/>
          <w:sz w:val="24"/>
          <w:szCs w:val="24"/>
          <w:highlight w:val="yellow"/>
          <w:lang w:val="en-US" w:eastAsia="zh-CN" w:bidi="ar-SA"/>
        </w:rPr>
      </w:pPr>
    </w:p>
    <w:p w14:paraId="03DE8439">
      <w:pPr>
        <w:bidi w:val="0"/>
        <w:adjustRightInd w:val="0"/>
        <w:snapToGrid w:val="0"/>
        <w:spacing w:beforeLines="0" w:afterLines="0" w:line="360" w:lineRule="auto"/>
        <w:jc w:val="left"/>
        <w:rPr>
          <w:rFonts w:hint="default" w:cstheme="minorBidi"/>
          <w:color w:val="auto"/>
          <w:kern w:val="2"/>
          <w:sz w:val="24"/>
          <w:szCs w:val="24"/>
          <w:highlight w:val="none"/>
          <w:lang w:val="en-US" w:eastAsia="zh-CN" w:bidi="ar-SA"/>
        </w:rPr>
      </w:pPr>
      <w:r>
        <w:rPr>
          <w:rFonts w:hint="eastAsia" w:cstheme="minorBidi"/>
          <w:b/>
          <w:bCs/>
          <w:color w:val="auto"/>
          <w:kern w:val="2"/>
          <w:sz w:val="24"/>
          <w:szCs w:val="24"/>
          <w:highlight w:val="none"/>
          <w:lang w:val="en-US" w:eastAsia="zh-CN" w:bidi="ar-SA"/>
        </w:rPr>
        <w:t>第三十二集</w:t>
      </w:r>
      <w:r>
        <w:rPr>
          <w:rFonts w:hint="eastAsia" w:cstheme="minorBidi"/>
          <w:color w:val="auto"/>
          <w:kern w:val="2"/>
          <w:sz w:val="24"/>
          <w:szCs w:val="24"/>
          <w:highlight w:val="none"/>
          <w:lang w:val="en-US" w:eastAsia="zh-CN" w:bidi="ar-SA"/>
        </w:rPr>
        <w:t xml:space="preserve"> 权谋揣测 决心救人</w:t>
      </w:r>
    </w:p>
    <w:p w14:paraId="591C1148">
      <w:pPr>
        <w:bidi w:val="0"/>
        <w:adjustRightInd w:val="0"/>
        <w:snapToGrid w:val="0"/>
        <w:spacing w:beforeLines="0" w:afterLines="0" w:line="360" w:lineRule="auto"/>
        <w:jc w:val="left"/>
        <w:rPr>
          <w:rFonts w:hint="eastAsia" w:cstheme="minorBidi"/>
          <w:color w:val="auto"/>
          <w:kern w:val="2"/>
          <w:sz w:val="24"/>
          <w:szCs w:val="24"/>
          <w:highlight w:val="none"/>
          <w:u w:val="single"/>
          <w:lang w:val="en-US" w:eastAsia="zh-CN" w:bidi="ar-SA"/>
        </w:rPr>
      </w:pPr>
      <w:r>
        <w:rPr>
          <w:rFonts w:hint="eastAsia" w:cstheme="minorBidi"/>
          <w:color w:val="auto"/>
          <w:kern w:val="2"/>
          <w:sz w:val="24"/>
          <w:szCs w:val="24"/>
          <w:highlight w:val="none"/>
          <w:u w:val="single"/>
          <w:lang w:val="en-US" w:eastAsia="zh-CN" w:bidi="ar-SA"/>
        </w:rPr>
        <w:t>32-1 日 内 宸王府</w:t>
      </w:r>
    </w:p>
    <w:p w14:paraId="2E808407">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窗棂漏进细碎日光，案上摆着一盏冷茶，院外一株红梅凌寒怒放，花枝探入窗内，氛围感压抑。</w:t>
      </w:r>
    </w:p>
    <w:p w14:paraId="73DF4EBB">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端坐主位，指尖轻叩案几</w:t>
      </w:r>
      <w:r>
        <w:rPr>
          <w:rFonts w:hint="eastAsia"/>
          <w:color w:val="auto"/>
          <w:sz w:val="24"/>
          <w:lang w:eastAsia="zh-CN"/>
        </w:rPr>
        <w:t>，疏白</w:t>
      </w:r>
      <w:r>
        <w:rPr>
          <w:rFonts w:hint="eastAsia"/>
          <w:color w:val="auto"/>
          <w:sz w:val="24"/>
        </w:rPr>
        <w:t>垂首立在一侧，神色温和淡漠</w:t>
      </w:r>
      <w:r>
        <w:rPr>
          <w:rFonts w:hint="eastAsia"/>
          <w:color w:val="auto"/>
          <w:sz w:val="24"/>
          <w:lang w:eastAsia="zh-CN"/>
        </w:rPr>
        <w:t>。</w:t>
      </w:r>
    </w:p>
    <w:p w14:paraId="148ABB9B">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val="en-US" w:eastAsia="zh-CN"/>
        </w:rPr>
        <w:t>凤昭</w:t>
      </w:r>
      <w:r>
        <w:rPr>
          <w:rFonts w:hint="eastAsia"/>
          <w:color w:val="auto"/>
          <w:sz w:val="24"/>
        </w:rPr>
        <w:t>眼神暗藏思虑</w:t>
      </w:r>
      <w:r>
        <w:rPr>
          <w:rFonts w:hint="eastAsia"/>
          <w:color w:val="auto"/>
          <w:sz w:val="24"/>
          <w:lang w:eastAsia="zh-CN"/>
        </w:rPr>
        <w:t>，</w:t>
      </w:r>
      <w:r>
        <w:rPr>
          <w:rFonts w:hint="eastAsia"/>
          <w:color w:val="auto"/>
          <w:sz w:val="24"/>
        </w:rPr>
        <w:t>兀地冷笑一声</w:t>
      </w:r>
    </w:p>
    <w:p w14:paraId="7662309C">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lang w:eastAsia="zh-CN"/>
        </w:rPr>
        <w:t>：疏白</w:t>
      </w:r>
      <w:r>
        <w:rPr>
          <w:rFonts w:hint="eastAsia"/>
          <w:color w:val="auto"/>
          <w:sz w:val="24"/>
        </w:rPr>
        <w:t>，在你看来，女帝究竟意欲何为？</w:t>
      </w:r>
    </w:p>
    <w:p w14:paraId="52E54954">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疏白</w:t>
      </w:r>
      <w:r>
        <w:rPr>
          <w:rFonts w:hint="eastAsia"/>
          <w:color w:val="auto"/>
          <w:sz w:val="24"/>
        </w:rPr>
        <w:t>垂首立在一侧，身姿挺拔，神色温和淡漠</w:t>
      </w:r>
    </w:p>
    <w:p w14:paraId="590DB2FC">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疏白</w:t>
      </w:r>
      <w:r>
        <w:rPr>
          <w:rFonts w:hint="eastAsia"/>
          <w:color w:val="auto"/>
          <w:sz w:val="24"/>
        </w:rPr>
        <w:t>无奈道：联盟首领是</w:t>
      </w:r>
      <w:r>
        <w:rPr>
          <w:rFonts w:hint="eastAsia"/>
          <w:color w:val="auto"/>
          <w:sz w:val="24"/>
          <w:lang w:eastAsia="zh-CN"/>
        </w:rPr>
        <w:t>三皇子</w:t>
      </w:r>
      <w:r>
        <w:rPr>
          <w:rFonts w:hint="eastAsia"/>
          <w:color w:val="auto"/>
          <w:sz w:val="24"/>
        </w:rPr>
        <w:t>的亲姑姑，又做出拿和亲皇卿祭旗的这等事，城门失火，殃及池鱼。</w:t>
      </w:r>
      <w:r>
        <w:rPr>
          <w:rFonts w:hint="eastAsia"/>
          <w:color w:val="auto"/>
          <w:sz w:val="24"/>
          <w:lang w:eastAsia="zh-CN"/>
        </w:rPr>
        <w:t>三皇子</w:t>
      </w:r>
      <w:r>
        <w:rPr>
          <w:rFonts w:hint="eastAsia"/>
          <w:color w:val="auto"/>
          <w:sz w:val="24"/>
        </w:rPr>
        <w:t>虽无辜，可对女帝来说，他也不过只是一个无足轻重的角色。虽做不出杀他祭旗的事，但用他换点好处还是可以的。</w:t>
      </w:r>
    </w:p>
    <w:p w14:paraId="1FD71714">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凤昭微怒：</w:t>
      </w:r>
      <w:r>
        <w:rPr>
          <w:rFonts w:hint="eastAsia"/>
          <w:color w:val="auto"/>
          <w:sz w:val="24"/>
        </w:rPr>
        <w:t>两军交接，一个手无缚鸡之力的皇子，能换什么好处？</w:t>
      </w:r>
    </w:p>
    <w:p w14:paraId="2D7618D5">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疏白</w:t>
      </w:r>
      <w:r>
        <w:rPr>
          <w:rFonts w:hint="eastAsia"/>
          <w:color w:val="auto"/>
          <w:sz w:val="24"/>
        </w:rPr>
        <w:t>顿了顿，他暗自观察着</w:t>
      </w:r>
      <w:r>
        <w:rPr>
          <w:rFonts w:hint="eastAsia"/>
          <w:color w:val="auto"/>
          <w:sz w:val="24"/>
          <w:lang w:eastAsia="zh-CN"/>
        </w:rPr>
        <w:t>凤昭</w:t>
      </w:r>
      <w:r>
        <w:rPr>
          <w:rFonts w:hint="eastAsia"/>
          <w:color w:val="auto"/>
          <w:sz w:val="24"/>
        </w:rPr>
        <w:t>的神情，内心微微一沉</w:t>
      </w:r>
    </w:p>
    <w:p w14:paraId="309A94E2">
      <w:pPr>
        <w:bidi w:val="0"/>
        <w:adjustRightInd w:val="0"/>
        <w:snapToGrid w:val="0"/>
        <w:spacing w:beforeLines="0" w:afterLines="0" w:line="360" w:lineRule="auto"/>
        <w:jc w:val="left"/>
        <w:rPr>
          <w:rFonts w:hint="eastAsia"/>
          <w:color w:val="auto"/>
          <w:sz w:val="24"/>
        </w:rPr>
      </w:pPr>
      <w:bookmarkStart w:id="0" w:name="_GoBack"/>
      <w:r>
        <w:rPr>
          <w:rFonts w:hint="eastAsia"/>
          <w:color w:val="auto"/>
          <w:sz w:val="24"/>
          <w:lang w:val="en-US" w:eastAsia="zh-CN"/>
        </w:rPr>
        <w:t>疏白</w:t>
      </w:r>
      <w:r>
        <w:rPr>
          <w:rFonts w:hint="eastAsia"/>
          <w:color w:val="auto"/>
          <w:sz w:val="24"/>
        </w:rPr>
        <w:t>轻声道：主公，您想救他？</w:t>
      </w:r>
      <w:r>
        <w:rPr>
          <w:rFonts w:hint="eastAsia"/>
          <w:color w:val="auto"/>
          <w:sz w:val="24"/>
          <w:lang w:eastAsia="zh-CN"/>
        </w:rPr>
        <w:t>（见凤昭默认脸色微沉）</w:t>
      </w:r>
      <w:r>
        <w:rPr>
          <w:rFonts w:hint="eastAsia"/>
          <w:color w:val="auto"/>
          <w:sz w:val="24"/>
        </w:rPr>
        <w:t>恕我多言，此人无才无</w:t>
      </w:r>
      <w:bookmarkEnd w:id="0"/>
      <w:r>
        <w:rPr>
          <w:rFonts w:hint="eastAsia"/>
          <w:color w:val="auto"/>
          <w:sz w:val="24"/>
        </w:rPr>
        <w:t>德，血脉不纯，身份尴尬，疯痴成性……绝非良配，主公请三思。</w:t>
      </w:r>
    </w:p>
    <w:p w14:paraId="0A8EA886">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头疼扶额，，淡声表明自己的立场：我与天挣命，所求者不过随心所欲。若入了我的眼，不管对方是什么样的人，我都会庇之护之。</w:t>
      </w:r>
    </w:p>
    <w:p w14:paraId="095763FB">
      <w:pPr>
        <w:bidi w:val="0"/>
        <w:adjustRightInd w:val="0"/>
        <w:snapToGrid w:val="0"/>
        <w:spacing w:beforeLines="0" w:afterLines="0" w:line="360" w:lineRule="auto"/>
        <w:jc w:val="left"/>
        <w:rPr>
          <w:rFonts w:hint="eastAsia"/>
          <w:color w:val="auto"/>
          <w:sz w:val="24"/>
        </w:rPr>
      </w:pPr>
      <w:r>
        <w:rPr>
          <w:rFonts w:hint="eastAsia"/>
          <w:color w:val="auto"/>
          <w:sz w:val="24"/>
          <w:lang w:eastAsia="zh-CN"/>
        </w:rPr>
        <w:t>疏白面色复杂os：</w:t>
      </w:r>
      <w:r>
        <w:rPr>
          <w:rFonts w:hint="eastAsia"/>
          <w:color w:val="auto"/>
          <w:sz w:val="24"/>
        </w:rPr>
        <w:t>那人何其幸运，能得到主公的青睐……说是上天眷顾也不为过吧。</w:t>
      </w:r>
    </w:p>
    <w:p w14:paraId="0699ECB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两人对视半晌，终究还是</w:t>
      </w:r>
      <w:r>
        <w:rPr>
          <w:rFonts w:hint="eastAsia"/>
          <w:color w:val="auto"/>
          <w:sz w:val="24"/>
          <w:lang w:eastAsia="zh-CN"/>
        </w:rPr>
        <w:t>疏白</w:t>
      </w:r>
      <w:r>
        <w:rPr>
          <w:rFonts w:hint="eastAsia"/>
          <w:color w:val="auto"/>
          <w:sz w:val="24"/>
        </w:rPr>
        <w:t>败下阵来</w:t>
      </w:r>
    </w:p>
    <w:p w14:paraId="4F7C52C8">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疏白</w:t>
      </w:r>
      <w:r>
        <w:rPr>
          <w:rFonts w:hint="eastAsia"/>
          <w:color w:val="auto"/>
          <w:sz w:val="24"/>
        </w:rPr>
        <w:t>：女帝估计是想用</w:t>
      </w:r>
      <w:r>
        <w:rPr>
          <w:rFonts w:hint="eastAsia"/>
          <w:color w:val="auto"/>
          <w:sz w:val="24"/>
          <w:lang w:eastAsia="zh-CN"/>
        </w:rPr>
        <w:t>三皇子</w:t>
      </w:r>
      <w:r>
        <w:rPr>
          <w:rFonts w:hint="eastAsia"/>
          <w:color w:val="auto"/>
          <w:sz w:val="24"/>
        </w:rPr>
        <w:t>和联盟首领谈判。在</w:t>
      </w:r>
      <w:r>
        <w:rPr>
          <w:rFonts w:hint="eastAsia"/>
          <w:color w:val="auto"/>
          <w:sz w:val="24"/>
          <w:lang w:eastAsia="zh-CN"/>
        </w:rPr>
        <w:t>珈蓝</w:t>
      </w:r>
      <w:r>
        <w:rPr>
          <w:rFonts w:hint="eastAsia"/>
          <w:color w:val="auto"/>
          <w:sz w:val="24"/>
        </w:rPr>
        <w:t>国女王骤然发难前，年年有贡品和书信，皆是关心外甥的近况。女帝可能以为，</w:t>
      </w:r>
      <w:r>
        <w:rPr>
          <w:rFonts w:hint="eastAsia"/>
          <w:color w:val="auto"/>
          <w:sz w:val="24"/>
          <w:lang w:eastAsia="zh-CN"/>
        </w:rPr>
        <w:t>三皇子</w:t>
      </w:r>
      <w:r>
        <w:rPr>
          <w:rFonts w:hint="eastAsia"/>
          <w:color w:val="auto"/>
          <w:sz w:val="24"/>
        </w:rPr>
        <w:t>对他姑姑来说有点分量。</w:t>
      </w:r>
    </w:p>
    <w:p w14:paraId="5E9E2856">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不禁嗤笑，嘲讽道：</w:t>
      </w:r>
      <w:r>
        <w:rPr>
          <w:rFonts w:hint="eastAsia"/>
          <w:color w:val="auto"/>
          <w:sz w:val="24"/>
          <w:lang w:eastAsia="zh-CN"/>
        </w:rPr>
        <w:t>呵，</w:t>
      </w:r>
      <w:r>
        <w:rPr>
          <w:rFonts w:hint="eastAsia"/>
          <w:color w:val="auto"/>
          <w:sz w:val="24"/>
        </w:rPr>
        <w:t>都明晃晃地往女帝脸上甩巴掌了，还指望她能在乎一个素未谋面的外甥？</w:t>
      </w:r>
    </w:p>
    <w:p w14:paraId="6DAE2D97">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疏白</w:t>
      </w:r>
      <w:r>
        <w:rPr>
          <w:rFonts w:hint="eastAsia"/>
          <w:color w:val="auto"/>
          <w:sz w:val="24"/>
        </w:rPr>
        <w:t>闻言却摇了摇头，表情有些微妙</w:t>
      </w:r>
    </w:p>
    <w:p w14:paraId="77FF3BDB">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疏白</w:t>
      </w:r>
      <w:r>
        <w:rPr>
          <w:rFonts w:hint="eastAsia"/>
          <w:color w:val="auto"/>
          <w:sz w:val="24"/>
          <w:lang w:eastAsia="zh-CN"/>
        </w:rPr>
        <w:t>：似乎</w:t>
      </w:r>
      <w:r>
        <w:rPr>
          <w:rFonts w:hint="eastAsia"/>
          <w:color w:val="auto"/>
          <w:sz w:val="24"/>
        </w:rPr>
        <w:t>是有的。阁内查到了一些异国秘事，传闻，</w:t>
      </w:r>
      <w:r>
        <w:rPr>
          <w:rFonts w:hint="eastAsia"/>
          <w:color w:val="auto"/>
          <w:sz w:val="24"/>
          <w:lang w:eastAsia="zh-CN"/>
        </w:rPr>
        <w:t>珈蓝</w:t>
      </w:r>
      <w:r>
        <w:rPr>
          <w:rFonts w:hint="eastAsia"/>
          <w:color w:val="auto"/>
          <w:sz w:val="24"/>
        </w:rPr>
        <w:t>国女王和她唯一的兄长，其实是一对为世不容的爱侣。</w:t>
      </w:r>
      <w:r>
        <w:rPr>
          <w:rFonts w:hint="eastAsia"/>
          <w:color w:val="auto"/>
          <w:sz w:val="24"/>
          <w:lang w:eastAsia="zh-CN"/>
        </w:rPr>
        <w:t>成吉煊荷</w:t>
      </w:r>
      <w:r>
        <w:rPr>
          <w:rFonts w:hint="eastAsia"/>
          <w:color w:val="auto"/>
          <w:sz w:val="24"/>
        </w:rPr>
        <w:t>爱之成狂，自兄长被献于</w:t>
      </w:r>
      <w:r>
        <w:rPr>
          <w:rFonts w:hint="eastAsia"/>
          <w:color w:val="auto"/>
          <w:sz w:val="24"/>
          <w:lang w:eastAsia="zh-CN"/>
        </w:rPr>
        <w:t>天姒</w:t>
      </w:r>
      <w:r>
        <w:rPr>
          <w:rFonts w:hint="eastAsia"/>
          <w:color w:val="auto"/>
          <w:sz w:val="24"/>
        </w:rPr>
        <w:t>后，二十年来不近男色。如今年过四十，仍膝下空空。</w:t>
      </w:r>
    </w:p>
    <w:p w14:paraId="3584ABB5">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：这……</w:t>
      </w:r>
    </w:p>
    <w:p w14:paraId="58048979">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凤昭震惊os：</w:t>
      </w:r>
      <w:r>
        <w:rPr>
          <w:rFonts w:hint="eastAsia"/>
          <w:color w:val="auto"/>
          <w:sz w:val="24"/>
        </w:rPr>
        <w:t>这他娘的什么惊天大八卦。竟然搞骨科，外国就是玩的花！</w:t>
      </w:r>
    </w:p>
    <w:p w14:paraId="3BB2CEFC">
      <w:pPr>
        <w:bidi w:val="0"/>
        <w:adjustRightInd w:val="0"/>
        <w:snapToGrid w:val="0"/>
        <w:spacing w:beforeLines="0" w:afterLines="0" w:line="360" w:lineRule="auto"/>
        <w:jc w:val="left"/>
        <w:rPr>
          <w:rFonts w:hint="eastAsia"/>
          <w:color w:val="auto"/>
          <w:sz w:val="24"/>
        </w:rPr>
      </w:pPr>
      <w:r>
        <w:rPr>
          <w:rFonts w:hint="eastAsia"/>
          <w:color w:val="auto"/>
          <w:sz w:val="24"/>
          <w:lang w:eastAsia="zh-CN"/>
        </w:rPr>
        <w:t>疏白</w:t>
      </w:r>
      <w:r>
        <w:rPr>
          <w:rFonts w:hint="eastAsia"/>
          <w:color w:val="auto"/>
          <w:sz w:val="24"/>
        </w:rPr>
        <w:t>他略顿了顿，无奈地看向瞳孔地震的</w:t>
      </w:r>
      <w:r>
        <w:rPr>
          <w:rFonts w:hint="eastAsia"/>
          <w:color w:val="auto"/>
          <w:sz w:val="24"/>
          <w:lang w:eastAsia="zh-CN"/>
        </w:rPr>
        <w:t>凤昭</w:t>
      </w:r>
      <w:r>
        <w:rPr>
          <w:rFonts w:hint="eastAsia"/>
          <w:color w:val="auto"/>
          <w:sz w:val="24"/>
        </w:rPr>
        <w:t>，幽幽道</w:t>
      </w:r>
      <w:r>
        <w:rPr>
          <w:rFonts w:hint="eastAsia"/>
          <w:color w:val="auto"/>
          <w:sz w:val="24"/>
          <w:lang w:eastAsia="zh-CN"/>
        </w:rPr>
        <w:t>：</w:t>
      </w:r>
      <w:r>
        <w:rPr>
          <w:rFonts w:hint="eastAsia"/>
          <w:color w:val="auto"/>
          <w:sz w:val="24"/>
        </w:rPr>
        <w:t>而且，宫中传闻，</w:t>
      </w:r>
      <w:r>
        <w:rPr>
          <w:rFonts w:hint="eastAsia"/>
          <w:color w:val="auto"/>
          <w:sz w:val="24"/>
          <w:lang w:eastAsia="zh-CN"/>
        </w:rPr>
        <w:t>三皇子</w:t>
      </w:r>
      <w:r>
        <w:rPr>
          <w:rFonts w:hint="eastAsia"/>
          <w:color w:val="auto"/>
          <w:sz w:val="24"/>
        </w:rPr>
        <w:t>酷肖其父，得其相八成。因此，就算</w:t>
      </w:r>
      <w:r>
        <w:rPr>
          <w:rFonts w:hint="eastAsia"/>
          <w:color w:val="auto"/>
          <w:sz w:val="24"/>
          <w:lang w:eastAsia="zh-CN"/>
        </w:rPr>
        <w:t>夜烬寒</w:t>
      </w:r>
      <w:r>
        <w:rPr>
          <w:rFonts w:hint="eastAsia"/>
          <w:color w:val="auto"/>
          <w:sz w:val="24"/>
        </w:rPr>
        <w:t>真落到</w:t>
      </w:r>
      <w:r>
        <w:rPr>
          <w:rFonts w:hint="eastAsia"/>
          <w:color w:val="auto"/>
          <w:sz w:val="24"/>
          <w:lang w:eastAsia="zh-CN"/>
        </w:rPr>
        <w:t>成吉煊荷</w:t>
      </w:r>
      <w:r>
        <w:rPr>
          <w:rFonts w:hint="eastAsia"/>
          <w:color w:val="auto"/>
          <w:sz w:val="24"/>
        </w:rPr>
        <w:t>手中，也不会有性命之忧。最多被</w:t>
      </w:r>
      <w:r>
        <w:rPr>
          <w:rFonts w:hint="eastAsia"/>
          <w:color w:val="auto"/>
          <w:sz w:val="24"/>
          <w:lang w:eastAsia="zh-CN"/>
        </w:rPr>
        <w:t>（</w:t>
      </w:r>
      <w:r>
        <w:rPr>
          <w:rFonts w:hint="eastAsia"/>
          <w:color w:val="auto"/>
          <w:sz w:val="24"/>
          <w:lang w:val="en-US" w:eastAsia="zh-CN"/>
        </w:rPr>
        <w:t>双手啪啪手势）</w:t>
      </w:r>
      <w:r>
        <w:rPr>
          <w:rFonts w:hint="eastAsia"/>
          <w:color w:val="auto"/>
          <w:sz w:val="24"/>
        </w:rPr>
        <w:t>而已。</w:t>
      </w:r>
    </w:p>
    <w:p w14:paraId="0F83F41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倒吸一口凉气</w:t>
      </w:r>
      <w:r>
        <w:rPr>
          <w:rFonts w:hint="eastAsia"/>
          <w:color w:val="auto"/>
          <w:sz w:val="24"/>
          <w:lang w:eastAsia="zh-CN"/>
        </w:rPr>
        <w:t>，</w:t>
      </w:r>
      <w:r>
        <w:rPr>
          <w:rFonts w:hint="eastAsia"/>
          <w:color w:val="auto"/>
          <w:sz w:val="24"/>
          <w:lang w:val="en-US" w:eastAsia="zh-CN"/>
        </w:rPr>
        <w:t>眼皮一跳</w:t>
      </w:r>
    </w:p>
    <w:p w14:paraId="0FB2CF33">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lang w:eastAsia="zh-CN"/>
        </w:rPr>
        <w:t>os</w:t>
      </w:r>
      <w:r>
        <w:rPr>
          <w:rFonts w:hint="eastAsia"/>
          <w:color w:val="auto"/>
          <w:sz w:val="24"/>
        </w:rPr>
        <w:t>：</w:t>
      </w:r>
      <w:r>
        <w:rPr>
          <w:rFonts w:hint="eastAsia"/>
          <w:color w:val="auto"/>
          <w:sz w:val="24"/>
          <w:lang w:val="en-US" w:eastAsia="zh-CN"/>
        </w:rPr>
        <w:t>我</w:t>
      </w:r>
      <w:r>
        <w:rPr>
          <w:rFonts w:hint="eastAsia"/>
          <w:color w:val="auto"/>
          <w:sz w:val="24"/>
        </w:rPr>
        <w:t>好像</w:t>
      </w:r>
      <w:r>
        <w:rPr>
          <w:rFonts w:hint="eastAsia"/>
          <w:color w:val="auto"/>
          <w:sz w:val="24"/>
          <w:lang w:val="en-US" w:eastAsia="zh-CN"/>
        </w:rPr>
        <w:t>看到</w:t>
      </w:r>
      <w:r>
        <w:rPr>
          <w:rFonts w:hint="eastAsia"/>
          <w:color w:val="auto"/>
          <w:sz w:val="24"/>
        </w:rPr>
        <w:t>了什么了不得的</w:t>
      </w:r>
      <w:r>
        <w:rPr>
          <w:rFonts w:hint="eastAsia"/>
          <w:color w:val="auto"/>
          <w:sz w:val="24"/>
          <w:lang w:val="en-US" w:eastAsia="zh-CN"/>
        </w:rPr>
        <w:t>骨科cp</w:t>
      </w:r>
      <w:r>
        <w:rPr>
          <w:rFonts w:hint="eastAsia"/>
          <w:color w:val="auto"/>
          <w:sz w:val="24"/>
        </w:rPr>
        <w:t>。</w:t>
      </w:r>
    </w:p>
    <w:p w14:paraId="10EEABD8">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正当被八卦震惊之际，门外传来亲信报告声</w:t>
      </w:r>
    </w:p>
    <w:p w14:paraId="15768B7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eastAsia="zh-CN"/>
        </w:rPr>
        <w:t>亲信vo：报！</w:t>
      </w:r>
      <w:r>
        <w:rPr>
          <w:rFonts w:hint="eastAsia"/>
          <w:color w:val="auto"/>
          <w:sz w:val="24"/>
          <w:lang w:val="en-US" w:eastAsia="zh-CN"/>
        </w:rPr>
        <w:t>阁中秘信！</w:t>
      </w:r>
    </w:p>
    <w:p w14:paraId="19B6B62E">
      <w:pPr>
        <w:bidi w:val="0"/>
        <w:adjustRightInd w:val="0"/>
        <w:snapToGrid w:val="0"/>
        <w:spacing w:beforeLines="0" w:afterLines="0" w:line="360" w:lineRule="auto"/>
        <w:jc w:val="left"/>
        <w:rPr>
          <w:rFonts w:hint="eastAsia"/>
          <w:color w:val="auto"/>
          <w:sz w:val="24"/>
        </w:rPr>
      </w:pPr>
      <w:r>
        <w:rPr>
          <w:rFonts w:hint="eastAsia"/>
          <w:color w:val="auto"/>
          <w:sz w:val="24"/>
          <w:lang w:eastAsia="zh-CN"/>
        </w:rPr>
        <w:t>说话间递上书信，凤昭拧眉打开：</w:t>
      </w:r>
      <w:r>
        <w:rPr>
          <w:rFonts w:hint="eastAsia"/>
          <w:color w:val="auto"/>
          <w:sz w:val="24"/>
        </w:rPr>
        <w:t>我方中计，决策失误，州城失守，羌州全面沦陷</w:t>
      </w:r>
      <w:r>
        <w:rPr>
          <w:rFonts w:hint="eastAsia"/>
          <w:color w:val="auto"/>
          <w:sz w:val="24"/>
          <w:lang w:eastAsia="zh-CN"/>
        </w:rPr>
        <w:t>！</w:t>
      </w:r>
    </w:p>
    <w:p w14:paraId="7E33452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eastAsia="zh-CN"/>
        </w:rPr>
        <w:t>洛总兵</w:t>
      </w:r>
      <w:r>
        <w:rPr>
          <w:rFonts w:hint="eastAsia"/>
          <w:color w:val="auto"/>
          <w:sz w:val="24"/>
        </w:rPr>
        <w:t>、</w:t>
      </w:r>
      <w:r>
        <w:rPr>
          <w:rFonts w:hint="eastAsia"/>
          <w:color w:val="auto"/>
          <w:sz w:val="24"/>
          <w:lang w:eastAsia="zh-CN"/>
        </w:rPr>
        <w:t>三皇女</w:t>
      </w:r>
      <w:r>
        <w:rPr>
          <w:rFonts w:hint="eastAsia"/>
          <w:color w:val="auto"/>
          <w:sz w:val="24"/>
        </w:rPr>
        <w:t>被</w:t>
      </w:r>
      <w:r>
        <w:rPr>
          <w:rFonts w:hint="eastAsia"/>
          <w:color w:val="auto"/>
          <w:sz w:val="24"/>
          <w:lang w:eastAsia="zh-CN"/>
        </w:rPr>
        <w:t>成吉煊荷</w:t>
      </w:r>
      <w:r>
        <w:rPr>
          <w:rFonts w:hint="eastAsia"/>
          <w:color w:val="auto"/>
          <w:sz w:val="24"/>
        </w:rPr>
        <w:t>使计生擒</w:t>
      </w:r>
      <w:r>
        <w:rPr>
          <w:rFonts w:hint="eastAsia"/>
          <w:color w:val="auto"/>
          <w:sz w:val="24"/>
          <w:lang w:eastAsia="zh-CN"/>
        </w:rPr>
        <w:t>！？</w:t>
      </w:r>
      <w:r>
        <w:rPr>
          <w:rFonts w:hint="eastAsia"/>
          <w:color w:val="auto"/>
          <w:sz w:val="24"/>
          <w:lang w:val="en-US" w:eastAsia="zh-CN"/>
        </w:rPr>
        <w:t>三皇子被女帝秘密送至敌营以表天姒友好？？？</w:t>
      </w:r>
    </w:p>
    <w:p w14:paraId="162914A7">
      <w:pPr>
        <w:bidi w:val="0"/>
        <w:adjustRightInd w:val="0"/>
        <w:snapToGrid w:val="0"/>
        <w:spacing w:beforeLines="0" w:afterLines="0" w:line="360" w:lineRule="auto"/>
        <w:jc w:val="left"/>
        <w:rPr>
          <w:rFonts w:hint="eastAsia"/>
          <w:color w:val="auto"/>
          <w:sz w:val="24"/>
          <w:lang w:eastAsia="zh-CN"/>
        </w:rPr>
      </w:pPr>
    </w:p>
    <w:p w14:paraId="6F105EAF">
      <w:pPr>
        <w:bidi w:val="0"/>
        <w:adjustRightInd w:val="0"/>
        <w:snapToGrid w:val="0"/>
        <w:spacing w:beforeLines="0" w:afterLines="0" w:line="360" w:lineRule="auto"/>
        <w:jc w:val="left"/>
        <w:rPr>
          <w:rFonts w:hint="eastAsia"/>
          <w:color w:val="auto"/>
          <w:sz w:val="24"/>
          <w:lang w:eastAsia="zh-CN"/>
        </w:rPr>
      </w:pPr>
    </w:p>
    <w:p w14:paraId="0275666B">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第三十</w:t>
      </w:r>
      <w:r>
        <w:rPr>
          <w:rFonts w:hint="eastAsia"/>
          <w:b/>
          <w:bCs/>
          <w:color w:val="auto"/>
          <w:sz w:val="24"/>
          <w:szCs w:val="24"/>
          <w:lang w:val="en-US" w:eastAsia="zh-CN"/>
        </w:rPr>
        <w:t>三</w:t>
      </w:r>
      <w:r>
        <w:rPr>
          <w:rFonts w:hint="eastAsia"/>
          <w:b/>
          <w:bCs/>
          <w:color w:val="auto"/>
          <w:sz w:val="24"/>
          <w:lang w:val="en-US" w:eastAsia="zh-CN"/>
        </w:rPr>
        <w:t>集</w:t>
      </w:r>
      <w:r>
        <w:rPr>
          <w:rFonts w:hint="eastAsia"/>
          <w:color w:val="auto"/>
          <w:sz w:val="24"/>
          <w:lang w:val="en-US" w:eastAsia="zh-CN"/>
        </w:rPr>
        <w:t xml:space="preserve"> </w:t>
      </w:r>
      <w:r>
        <w:rPr>
          <w:rFonts w:hint="eastAsia" w:cstheme="minorBidi"/>
          <w:color w:val="auto"/>
          <w:kern w:val="2"/>
          <w:sz w:val="24"/>
          <w:szCs w:val="24"/>
          <w:highlight w:val="none"/>
          <w:lang w:val="en-US" w:eastAsia="zh-CN" w:bidi="ar-SA"/>
        </w:rPr>
        <w:t>心意昭然 倾澜求救</w:t>
      </w:r>
    </w:p>
    <w:p w14:paraId="09987C85">
      <w:pPr>
        <w:bidi w:val="0"/>
        <w:adjustRightInd w:val="0"/>
        <w:snapToGrid w:val="0"/>
        <w:spacing w:beforeLines="0" w:afterLines="0" w:line="360" w:lineRule="auto"/>
        <w:jc w:val="left"/>
        <w:rPr>
          <w:rFonts w:hint="eastAsia" w:cstheme="minorBidi"/>
          <w:color w:val="auto"/>
          <w:kern w:val="2"/>
          <w:sz w:val="24"/>
          <w:szCs w:val="24"/>
          <w:highlight w:val="none"/>
          <w:u w:val="single"/>
          <w:lang w:val="en-US" w:eastAsia="zh-CN" w:bidi="ar-SA"/>
        </w:rPr>
      </w:pPr>
      <w:r>
        <w:rPr>
          <w:rFonts w:hint="eastAsia"/>
          <w:color w:val="auto"/>
          <w:sz w:val="24"/>
          <w:u w:val="single"/>
          <w:lang w:val="en-US" w:eastAsia="zh-CN"/>
        </w:rPr>
        <w:t>3</w:t>
      </w:r>
      <w:r>
        <w:rPr>
          <w:rFonts w:hint="eastAsia"/>
          <w:color w:val="auto"/>
          <w:sz w:val="24"/>
          <w:szCs w:val="24"/>
          <w:u w:val="single"/>
          <w:lang w:val="en-US" w:eastAsia="zh-CN"/>
        </w:rPr>
        <w:t>3</w:t>
      </w:r>
      <w:r>
        <w:rPr>
          <w:rFonts w:hint="eastAsia"/>
          <w:color w:val="auto"/>
          <w:sz w:val="24"/>
          <w:u w:val="single"/>
          <w:lang w:val="en-US" w:eastAsia="zh-CN"/>
        </w:rPr>
        <w:t xml:space="preserve">-1 </w:t>
      </w:r>
      <w:r>
        <w:rPr>
          <w:rFonts w:hint="eastAsia" w:cstheme="minorBidi"/>
          <w:color w:val="auto"/>
          <w:kern w:val="2"/>
          <w:sz w:val="24"/>
          <w:szCs w:val="24"/>
          <w:highlight w:val="none"/>
          <w:u w:val="single"/>
          <w:lang w:val="en-US" w:eastAsia="zh-CN" w:bidi="ar-SA"/>
        </w:rPr>
        <w:t>日 内 宸王府</w:t>
      </w:r>
    </w:p>
    <w:p w14:paraId="66151526">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差点气了个倒仰</w:t>
      </w:r>
      <w:r>
        <w:rPr>
          <w:rFonts w:hint="eastAsia"/>
          <w:color w:val="auto"/>
          <w:sz w:val="24"/>
          <w:lang w:eastAsia="zh-CN"/>
        </w:rPr>
        <w:t>os：</w:t>
      </w:r>
      <w:r>
        <w:rPr>
          <w:rFonts w:hint="eastAsia"/>
          <w:color w:val="auto"/>
          <w:sz w:val="24"/>
        </w:rPr>
        <w:t>虽然设想过</w:t>
      </w:r>
      <w:r>
        <w:rPr>
          <w:rFonts w:hint="eastAsia"/>
          <w:color w:val="auto"/>
          <w:sz w:val="24"/>
          <w:lang w:eastAsia="zh-CN"/>
        </w:rPr>
        <w:t>三皇女</w:t>
      </w:r>
      <w:r>
        <w:rPr>
          <w:rFonts w:hint="eastAsia"/>
          <w:color w:val="auto"/>
          <w:sz w:val="24"/>
        </w:rPr>
        <w:t>很没用，但没想到这么废物！</w:t>
      </w:r>
    </w:p>
    <w:p w14:paraId="3E7E3201">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吩咐道：密信通知</w:t>
      </w:r>
      <w:r>
        <w:rPr>
          <w:rFonts w:hint="eastAsia"/>
          <w:color w:val="auto"/>
          <w:sz w:val="24"/>
          <w:lang w:eastAsia="zh-CN"/>
        </w:rPr>
        <w:t>阁中军</w:t>
      </w:r>
      <w:r>
        <w:rPr>
          <w:rFonts w:hint="eastAsia"/>
          <w:color w:val="auto"/>
          <w:sz w:val="24"/>
        </w:rPr>
        <w:t>随时做好行军准备。</w:t>
      </w:r>
    </w:p>
    <w:p w14:paraId="2E89CE06">
      <w:pPr>
        <w:bidi w:val="0"/>
        <w:adjustRightInd w:val="0"/>
        <w:snapToGrid w:val="0"/>
        <w:spacing w:beforeLines="0" w:afterLines="0" w:line="360" w:lineRule="auto"/>
        <w:jc w:val="left"/>
        <w:rPr>
          <w:rFonts w:hint="eastAsia"/>
          <w:color w:val="auto"/>
          <w:sz w:val="24"/>
        </w:rPr>
      </w:pPr>
      <w:r>
        <w:rPr>
          <w:rFonts w:hint="eastAsia"/>
          <w:color w:val="auto"/>
          <w:sz w:val="24"/>
          <w:lang w:eastAsia="zh-CN"/>
        </w:rPr>
        <w:t>疏白</w:t>
      </w:r>
      <w:r>
        <w:rPr>
          <w:rFonts w:hint="eastAsia"/>
          <w:color w:val="auto"/>
          <w:sz w:val="24"/>
        </w:rPr>
        <w:t>眉头一皱，但见</w:t>
      </w:r>
      <w:r>
        <w:rPr>
          <w:rFonts w:hint="eastAsia"/>
          <w:color w:val="auto"/>
          <w:sz w:val="24"/>
          <w:lang w:eastAsia="zh-CN"/>
        </w:rPr>
        <w:t>凤昭</w:t>
      </w:r>
      <w:r>
        <w:rPr>
          <w:rFonts w:hint="eastAsia"/>
          <w:color w:val="auto"/>
          <w:sz w:val="24"/>
        </w:rPr>
        <w:t>神色冷凝，还是没说下去</w:t>
      </w:r>
      <w:r>
        <w:rPr>
          <w:rFonts w:hint="eastAsia"/>
          <w:color w:val="auto"/>
          <w:sz w:val="24"/>
          <w:lang w:eastAsia="zh-CN"/>
        </w:rPr>
        <w:t>：</w:t>
      </w:r>
      <w:r>
        <w:rPr>
          <w:rFonts w:hint="eastAsia"/>
          <w:color w:val="auto"/>
          <w:sz w:val="24"/>
        </w:rPr>
        <w:t>主公是想</w:t>
      </w:r>
      <w:r>
        <w:rPr>
          <w:rFonts w:hint="eastAsia"/>
          <w:color w:val="auto"/>
          <w:sz w:val="24"/>
          <w:lang w:val="en-US" w:eastAsia="zh-CN"/>
        </w:rPr>
        <w:t>去救</w:t>
      </w:r>
      <w:r>
        <w:rPr>
          <w:rFonts w:hint="eastAsia"/>
          <w:color w:val="auto"/>
          <w:sz w:val="24"/>
        </w:rPr>
        <w:t>……</w:t>
      </w:r>
    </w:p>
    <w:p w14:paraId="76F6AA69">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很乖觉</w:t>
      </w:r>
      <w:r>
        <w:rPr>
          <w:rFonts w:hint="eastAsia"/>
          <w:color w:val="auto"/>
          <w:sz w:val="24"/>
          <w:lang w:eastAsia="zh-CN"/>
        </w:rPr>
        <w:t>：</w:t>
      </w:r>
      <w:r>
        <w:rPr>
          <w:rFonts w:hint="eastAsia"/>
          <w:color w:val="auto"/>
          <w:sz w:val="24"/>
        </w:rPr>
        <w:t>不用担心我。事已至此，这是我必走的一遭。</w:t>
      </w:r>
    </w:p>
    <w:p w14:paraId="0FF39147">
      <w:pPr>
        <w:bidi w:val="0"/>
        <w:adjustRightInd w:val="0"/>
        <w:snapToGrid w:val="0"/>
        <w:spacing w:beforeLines="0" w:afterLines="0" w:line="360" w:lineRule="auto"/>
        <w:jc w:val="left"/>
        <w:rPr>
          <w:rFonts w:hint="eastAsia"/>
          <w:color w:val="auto"/>
          <w:sz w:val="24"/>
        </w:rPr>
      </w:pPr>
      <w:r>
        <w:rPr>
          <w:rFonts w:hint="eastAsia"/>
          <w:color w:val="auto"/>
          <w:sz w:val="24"/>
          <w:lang w:eastAsia="zh-CN"/>
        </w:rPr>
        <w:t>疏白</w:t>
      </w:r>
      <w:r>
        <w:rPr>
          <w:rFonts w:hint="eastAsia"/>
          <w:color w:val="auto"/>
          <w:sz w:val="24"/>
        </w:rPr>
        <w:t>脸色好看许多</w:t>
      </w:r>
      <w:r>
        <w:rPr>
          <w:rFonts w:hint="eastAsia"/>
          <w:color w:val="auto"/>
          <w:sz w:val="24"/>
          <w:lang w:eastAsia="zh-CN"/>
        </w:rPr>
        <w:t>：</w:t>
      </w:r>
      <w:r>
        <w:rPr>
          <w:rFonts w:hint="eastAsia"/>
          <w:color w:val="auto"/>
          <w:sz w:val="24"/>
        </w:rPr>
        <w:t>若是</w:t>
      </w:r>
      <w:r>
        <w:rPr>
          <w:rFonts w:hint="eastAsia"/>
          <w:color w:val="auto"/>
          <w:sz w:val="24"/>
          <w:lang w:val="en-US" w:eastAsia="zh-CN"/>
        </w:rPr>
        <w:t>主公</w:t>
      </w:r>
      <w:r>
        <w:rPr>
          <w:rFonts w:hint="eastAsia"/>
          <w:color w:val="auto"/>
          <w:sz w:val="24"/>
        </w:rPr>
        <w:t>心意已决，</w:t>
      </w:r>
      <w:r>
        <w:rPr>
          <w:rFonts w:hint="eastAsia"/>
          <w:color w:val="auto"/>
          <w:sz w:val="24"/>
          <w:lang w:val="en-US" w:eastAsia="zh-CN"/>
        </w:rPr>
        <w:t>神机阁但凭差遣</w:t>
      </w:r>
      <w:r>
        <w:rPr>
          <w:rFonts w:hint="eastAsia"/>
          <w:color w:val="auto"/>
          <w:sz w:val="24"/>
        </w:rPr>
        <w:t>。对了，主公，您前些日子让带过来的</w:t>
      </w:r>
      <w:r>
        <w:rPr>
          <w:rFonts w:hint="eastAsia"/>
          <w:color w:val="auto"/>
          <w:sz w:val="24"/>
          <w:lang w:eastAsia="zh-CN"/>
        </w:rPr>
        <w:t>凤凛川</w:t>
      </w:r>
      <w:r>
        <w:rPr>
          <w:rFonts w:hint="eastAsia"/>
          <w:color w:val="auto"/>
          <w:sz w:val="24"/>
        </w:rPr>
        <w:t>已经抵达凤京。</w:t>
      </w:r>
    </w:p>
    <w:p w14:paraId="0321CE6F">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一愣</w:t>
      </w:r>
      <w:r>
        <w:rPr>
          <w:rFonts w:hint="eastAsia"/>
          <w:color w:val="auto"/>
          <w:sz w:val="24"/>
          <w:lang w:eastAsia="zh-CN"/>
        </w:rPr>
        <w:t>os：</w:t>
      </w:r>
      <w:r>
        <w:rPr>
          <w:rFonts w:hint="eastAsia"/>
          <w:color w:val="auto"/>
          <w:sz w:val="24"/>
        </w:rPr>
        <w:t>差点把这号人物给忘了</w:t>
      </w:r>
    </w:p>
    <w:p w14:paraId="05BABFEC">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随口道：</w:t>
      </w:r>
      <w:r>
        <w:rPr>
          <w:rFonts w:hint="eastAsia"/>
          <w:color w:val="auto"/>
          <w:sz w:val="24"/>
          <w:lang w:eastAsia="zh-CN"/>
        </w:rPr>
        <w:t>凤凛川</w:t>
      </w:r>
      <w:r>
        <w:rPr>
          <w:rFonts w:hint="eastAsia"/>
          <w:color w:val="auto"/>
          <w:sz w:val="24"/>
        </w:rPr>
        <w:t>？将他接过来，随便安排个地方住下，好生照料，等我回来再做打算。</w:t>
      </w:r>
    </w:p>
    <w:p w14:paraId="31A2264E">
      <w:pPr>
        <w:bidi w:val="0"/>
        <w:adjustRightInd w:val="0"/>
        <w:snapToGrid w:val="0"/>
        <w:spacing w:beforeLines="0" w:afterLines="0" w:line="360" w:lineRule="auto"/>
        <w:jc w:val="left"/>
        <w:rPr>
          <w:rFonts w:hint="eastAsia" w:eastAsiaTheme="minorEastAsia"/>
          <w:color w:val="auto"/>
          <w:sz w:val="24"/>
          <w:lang w:eastAsia="zh-CN"/>
        </w:rPr>
      </w:pPr>
      <w:r>
        <w:rPr>
          <w:rFonts w:hint="default"/>
          <w:color w:val="auto"/>
          <w:sz w:val="24"/>
          <w:lang w:val="en-US" w:eastAsia="zh-CN"/>
        </w:rPr>
        <w:t>△</w:t>
      </w:r>
      <w:r>
        <w:rPr>
          <w:rFonts w:hint="eastAsia"/>
          <w:color w:val="auto"/>
          <w:sz w:val="24"/>
          <w:lang w:val="en-US" w:eastAsia="zh-CN"/>
        </w:rPr>
        <w:t>说话间便翻身下榻准备出门，</w:t>
      </w:r>
      <w:r>
        <w:rPr>
          <w:rFonts w:hint="eastAsia"/>
          <w:color w:val="auto"/>
          <w:sz w:val="24"/>
          <w:lang w:eastAsia="zh-CN"/>
        </w:rPr>
        <w:t>疏白</w:t>
      </w:r>
      <w:r>
        <w:rPr>
          <w:rFonts w:hint="eastAsia"/>
          <w:color w:val="auto"/>
          <w:sz w:val="24"/>
          <w:lang w:val="en-US" w:eastAsia="zh-CN"/>
        </w:rPr>
        <w:t>立在原地目光追随</w:t>
      </w:r>
      <w:r>
        <w:rPr>
          <w:rFonts w:hint="eastAsia"/>
          <w:color w:val="auto"/>
          <w:sz w:val="24"/>
        </w:rPr>
        <w:t>应下</w:t>
      </w:r>
      <w:r>
        <w:rPr>
          <w:rFonts w:hint="eastAsia"/>
          <w:color w:val="auto"/>
          <w:sz w:val="24"/>
          <w:lang w:eastAsia="zh-CN"/>
        </w:rPr>
        <w:t>。</w:t>
      </w:r>
    </w:p>
    <w:p w14:paraId="73C70B5B">
      <w:pPr>
        <w:bidi w:val="0"/>
        <w:adjustRightInd w:val="0"/>
        <w:snapToGrid w:val="0"/>
        <w:spacing w:beforeLines="0" w:afterLines="0" w:line="360" w:lineRule="auto"/>
        <w:jc w:val="left"/>
        <w:rPr>
          <w:rFonts w:hint="eastAsia"/>
          <w:color w:val="auto"/>
          <w:sz w:val="24"/>
        </w:rPr>
      </w:pPr>
    </w:p>
    <w:p w14:paraId="07891DCF">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eastAsia="zh-CN"/>
        </w:rPr>
        <w:t>3</w:t>
      </w:r>
      <w:r>
        <w:rPr>
          <w:rFonts w:hint="eastAsia"/>
          <w:color w:val="auto"/>
          <w:sz w:val="24"/>
          <w:szCs w:val="24"/>
          <w:u w:val="single"/>
          <w:lang w:val="en-US" w:eastAsia="zh-CN"/>
        </w:rPr>
        <w:t>3</w:t>
      </w:r>
      <w:r>
        <w:rPr>
          <w:rFonts w:hint="eastAsia"/>
          <w:color w:val="auto"/>
          <w:sz w:val="24"/>
          <w:u w:val="single"/>
          <w:lang w:eastAsia="zh-CN"/>
        </w:rPr>
        <w:t>-2 日 外 宸王府门口</w:t>
      </w:r>
    </w:p>
    <w:p w14:paraId="564321F8">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lang w:val="en-US" w:eastAsia="zh-CN"/>
        </w:rPr>
        <w:t>一出府门，</w:t>
      </w:r>
      <w:r>
        <w:rPr>
          <w:rFonts w:hint="eastAsia"/>
          <w:color w:val="auto"/>
          <w:sz w:val="24"/>
          <w:lang w:eastAsia="zh-CN"/>
        </w:rPr>
        <w:t>刚欲上马，</w:t>
      </w:r>
      <w:r>
        <w:rPr>
          <w:rFonts w:hint="eastAsia"/>
          <w:color w:val="auto"/>
          <w:sz w:val="24"/>
        </w:rPr>
        <w:t>被一个带着白色帷帽的熟悉身影迎面撞上</w:t>
      </w:r>
      <w:r>
        <w:rPr>
          <w:rFonts w:hint="eastAsia"/>
          <w:color w:val="auto"/>
          <w:sz w:val="24"/>
          <w:lang w:eastAsia="zh-CN"/>
        </w:rPr>
        <w:t>。</w:t>
      </w:r>
    </w:p>
    <w:p w14:paraId="5FF0D598">
      <w:pPr>
        <w:bidi w:val="0"/>
        <w:adjustRightInd w:val="0"/>
        <w:snapToGrid w:val="0"/>
        <w:spacing w:beforeLines="0" w:afterLines="0" w:line="360" w:lineRule="auto"/>
        <w:jc w:val="left"/>
        <w:rPr>
          <w:rFonts w:hint="eastAsia" w:eastAsiaTheme="minorEastAsia"/>
          <w:color w:val="auto"/>
          <w:sz w:val="24"/>
          <w:lang w:val="en-US" w:eastAsia="zh-CN"/>
        </w:rPr>
      </w:pPr>
      <w:r>
        <w:rPr>
          <w:rFonts w:hint="eastAsia"/>
          <w:color w:val="auto"/>
          <w:sz w:val="24"/>
          <w:lang w:val="en-US" w:eastAsia="zh-CN"/>
        </w:rPr>
        <w:t>洛倾澜</w:t>
      </w:r>
      <w:r>
        <w:rPr>
          <w:rFonts w:hint="eastAsia"/>
          <w:color w:val="auto"/>
          <w:sz w:val="24"/>
        </w:rPr>
        <w:t>声音嘶哑：殿</w:t>
      </w:r>
      <w:r>
        <w:rPr>
          <w:rFonts w:hint="eastAsia"/>
          <w:color w:val="auto"/>
          <w:sz w:val="24"/>
          <w:lang w:val="en-US" w:eastAsia="zh-CN"/>
        </w:rPr>
        <w:t>下！</w:t>
      </w:r>
    </w:p>
    <w:p w14:paraId="41FAC373">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洛倾澜</w:t>
      </w:r>
      <w:r>
        <w:rPr>
          <w:rFonts w:hint="eastAsia"/>
          <w:color w:val="auto"/>
          <w:sz w:val="24"/>
        </w:rPr>
        <w:t>一把将帷帽扯开，双腿跪地，向</w:t>
      </w:r>
      <w:r>
        <w:rPr>
          <w:rFonts w:hint="eastAsia"/>
          <w:color w:val="auto"/>
          <w:sz w:val="24"/>
          <w:lang w:eastAsia="zh-CN"/>
        </w:rPr>
        <w:t>凤昭</w:t>
      </w:r>
      <w:r>
        <w:rPr>
          <w:rFonts w:hint="eastAsia"/>
          <w:color w:val="auto"/>
          <w:sz w:val="24"/>
        </w:rPr>
        <w:t>膝行过来，脸上是从未有过的惨然与绝望。他脸色苍白，毫无血色，眼眶红得吓人。</w:t>
      </w:r>
    </w:p>
    <w:p w14:paraId="685DFC71">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洛倾澜</w:t>
      </w:r>
      <w:r>
        <w:rPr>
          <w:rFonts w:hint="eastAsia"/>
          <w:color w:val="auto"/>
          <w:sz w:val="24"/>
        </w:rPr>
        <w:t>像是没有痛觉一样，十分郑重地给</w:t>
      </w:r>
      <w:r>
        <w:rPr>
          <w:rFonts w:hint="eastAsia"/>
          <w:color w:val="auto"/>
          <w:sz w:val="24"/>
          <w:lang w:eastAsia="zh-CN"/>
        </w:rPr>
        <w:t>凤昭</w:t>
      </w:r>
      <w:r>
        <w:rPr>
          <w:rFonts w:hint="eastAsia"/>
          <w:color w:val="auto"/>
          <w:sz w:val="24"/>
        </w:rPr>
        <w:t>行跪拜大礼，额头在地上磕得砰砰作响，没几下就通红一片。</w:t>
      </w:r>
    </w:p>
    <w:p w14:paraId="1B81CDE8">
      <w:pPr>
        <w:bidi w:val="0"/>
        <w:adjustRightInd w:val="0"/>
        <w:snapToGrid w:val="0"/>
        <w:spacing w:beforeLines="0" w:afterLines="0" w:line="360" w:lineRule="auto"/>
        <w:jc w:val="left"/>
        <w:rPr>
          <w:rFonts w:hint="eastAsia"/>
          <w:color w:val="auto"/>
          <w:sz w:val="24"/>
        </w:rPr>
      </w:pPr>
      <w:r>
        <w:rPr>
          <w:rFonts w:hint="eastAsia"/>
          <w:color w:val="auto"/>
          <w:sz w:val="24"/>
          <w:lang w:eastAsia="zh-CN"/>
        </w:rPr>
        <w:t>【结尾卡点】洛倾澜</w:t>
      </w:r>
      <w:r>
        <w:rPr>
          <w:rFonts w:hint="eastAsia"/>
          <w:color w:val="auto"/>
          <w:sz w:val="24"/>
        </w:rPr>
        <w:t>声音极哑，破碎不堪</w:t>
      </w:r>
      <w:r>
        <w:rPr>
          <w:rFonts w:hint="eastAsia"/>
          <w:color w:val="auto"/>
          <w:sz w:val="24"/>
          <w:lang w:eastAsia="zh-CN"/>
        </w:rPr>
        <w:t>：</w:t>
      </w:r>
      <w:r>
        <w:rPr>
          <w:rFonts w:hint="eastAsia"/>
          <w:color w:val="auto"/>
          <w:sz w:val="24"/>
        </w:rPr>
        <w:t>殿下，求您救我。</w:t>
      </w:r>
    </w:p>
    <w:p w14:paraId="33054095">
      <w:pPr>
        <w:bidi w:val="0"/>
        <w:adjustRightInd w:val="0"/>
        <w:snapToGrid w:val="0"/>
        <w:spacing w:beforeLines="0" w:afterLines="0" w:line="360" w:lineRule="auto"/>
        <w:jc w:val="left"/>
        <w:rPr>
          <w:rFonts w:hint="eastAsia"/>
          <w:color w:val="auto"/>
          <w:sz w:val="24"/>
        </w:rPr>
      </w:pPr>
    </w:p>
    <w:p w14:paraId="6715566F">
      <w:pPr>
        <w:bidi w:val="0"/>
        <w:adjustRightInd w:val="0"/>
        <w:snapToGrid w:val="0"/>
        <w:spacing w:beforeLines="0" w:afterLines="0" w:line="360" w:lineRule="auto"/>
        <w:jc w:val="left"/>
        <w:rPr>
          <w:rFonts w:hint="eastAsia"/>
          <w:color w:val="auto"/>
          <w:sz w:val="24"/>
        </w:rPr>
      </w:pPr>
    </w:p>
    <w:p w14:paraId="10CDB438">
      <w:pPr>
        <w:bidi w:val="0"/>
        <w:adjustRightInd w:val="0"/>
        <w:snapToGrid w:val="0"/>
        <w:spacing w:beforeLines="0" w:afterLines="0" w:line="360" w:lineRule="auto"/>
        <w:jc w:val="left"/>
        <w:rPr>
          <w:rFonts w:hint="eastAsia"/>
          <w:color w:val="auto"/>
          <w:sz w:val="24"/>
          <w:lang w:eastAsia="zh-CN"/>
        </w:rPr>
      </w:pPr>
      <w:r>
        <w:rPr>
          <w:rFonts w:hint="eastAsia"/>
          <w:b/>
          <w:bCs/>
          <w:color w:val="auto"/>
          <w:sz w:val="24"/>
          <w:lang w:eastAsia="zh-CN"/>
        </w:rPr>
        <w:t>第三十</w:t>
      </w:r>
      <w:r>
        <w:rPr>
          <w:rFonts w:hint="eastAsia"/>
          <w:b/>
          <w:bCs/>
          <w:color w:val="auto"/>
          <w:sz w:val="24"/>
          <w:szCs w:val="24"/>
          <w:lang w:val="en-US" w:eastAsia="zh-CN"/>
        </w:rPr>
        <w:t>四</w:t>
      </w:r>
      <w:r>
        <w:rPr>
          <w:rFonts w:hint="eastAsia"/>
          <w:b/>
          <w:bCs/>
          <w:color w:val="auto"/>
          <w:sz w:val="24"/>
          <w:lang w:eastAsia="zh-CN"/>
        </w:rPr>
        <w:t>集</w:t>
      </w:r>
      <w:r>
        <w:rPr>
          <w:rFonts w:hint="eastAsia"/>
          <w:color w:val="auto"/>
          <w:sz w:val="24"/>
          <w:lang w:eastAsia="zh-CN"/>
        </w:rPr>
        <w:t xml:space="preserve"> 交付真心 请战定盟</w:t>
      </w:r>
    </w:p>
    <w:p w14:paraId="0CE4BAFF">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eastAsia="zh-CN"/>
        </w:rPr>
        <w:t>3</w:t>
      </w:r>
      <w:r>
        <w:rPr>
          <w:rFonts w:hint="eastAsia"/>
          <w:color w:val="auto"/>
          <w:sz w:val="24"/>
          <w:szCs w:val="24"/>
          <w:u w:val="single"/>
          <w:lang w:val="en-US" w:eastAsia="zh-CN"/>
        </w:rPr>
        <w:t>4</w:t>
      </w:r>
      <w:r>
        <w:rPr>
          <w:rFonts w:hint="eastAsia"/>
          <w:color w:val="auto"/>
          <w:sz w:val="24"/>
          <w:u w:val="single"/>
          <w:lang w:eastAsia="zh-CN"/>
        </w:rPr>
        <w:t>-1 日 外 宸王府门口</w:t>
      </w:r>
    </w:p>
    <w:p w14:paraId="5DFEA531">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rPr>
        <w:t>轻声发问：你要我如何帮你？我又能如何帮你？我身无一官半职，手无实权，出师无名。</w:t>
      </w:r>
    </w:p>
    <w:p w14:paraId="2299C391">
      <w:pPr>
        <w:bidi w:val="0"/>
        <w:adjustRightInd w:val="0"/>
        <w:snapToGrid w:val="0"/>
        <w:spacing w:beforeLines="0" w:afterLines="0" w:line="360" w:lineRule="auto"/>
        <w:jc w:val="left"/>
        <w:rPr>
          <w:rFonts w:hint="eastAsia" w:eastAsiaTheme="minorEastAsia"/>
          <w:color w:val="auto"/>
          <w:sz w:val="24"/>
          <w:lang w:eastAsia="zh-CN"/>
        </w:rPr>
      </w:pPr>
      <w:r>
        <w:rPr>
          <w:rFonts w:hint="default"/>
          <w:color w:val="auto"/>
          <w:sz w:val="24"/>
          <w:lang w:val="en-US" w:eastAsia="zh-CN"/>
        </w:rPr>
        <w:t>△</w:t>
      </w:r>
      <w:r>
        <w:rPr>
          <w:rFonts w:hint="eastAsia"/>
          <w:color w:val="auto"/>
          <w:sz w:val="24"/>
        </w:rPr>
        <w:t>话音刚落，</w:t>
      </w:r>
      <w:r>
        <w:rPr>
          <w:rFonts w:hint="eastAsia"/>
          <w:color w:val="auto"/>
          <w:sz w:val="24"/>
          <w:lang w:eastAsia="zh-CN"/>
        </w:rPr>
        <w:t>洛倾澜</w:t>
      </w:r>
      <w:r>
        <w:rPr>
          <w:rFonts w:hint="eastAsia"/>
          <w:color w:val="auto"/>
          <w:sz w:val="24"/>
        </w:rPr>
        <w:t>便急切地伸手抱住了</w:t>
      </w:r>
      <w:r>
        <w:rPr>
          <w:rFonts w:hint="eastAsia"/>
          <w:color w:val="auto"/>
          <w:sz w:val="24"/>
          <w:lang w:eastAsia="zh-CN"/>
        </w:rPr>
        <w:t>凤昭</w:t>
      </w:r>
      <w:r>
        <w:rPr>
          <w:rFonts w:hint="eastAsia"/>
          <w:color w:val="auto"/>
          <w:sz w:val="24"/>
        </w:rPr>
        <w:t>的腿声声泣血</w:t>
      </w:r>
      <w:r>
        <w:rPr>
          <w:rFonts w:hint="eastAsia"/>
          <w:color w:val="auto"/>
          <w:sz w:val="24"/>
          <w:lang w:eastAsia="zh-CN"/>
        </w:rPr>
        <w:t>，</w:t>
      </w:r>
      <w:r>
        <w:rPr>
          <w:rFonts w:hint="eastAsia"/>
          <w:color w:val="auto"/>
          <w:sz w:val="24"/>
        </w:rPr>
        <w:t>眼睛绝望又殷切地望着她</w:t>
      </w:r>
      <w:r>
        <w:rPr>
          <w:rFonts w:hint="eastAsia"/>
          <w:color w:val="auto"/>
          <w:sz w:val="24"/>
          <w:lang w:eastAsia="zh-CN"/>
        </w:rPr>
        <w:t>。</w:t>
      </w:r>
    </w:p>
    <w:p w14:paraId="5F92AC8F">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洛倾澜</w:t>
      </w:r>
      <w:r>
        <w:rPr>
          <w:rFonts w:hint="eastAsia"/>
          <w:color w:val="auto"/>
          <w:sz w:val="24"/>
        </w:rPr>
        <w:t>：整个</w:t>
      </w:r>
      <w:r>
        <w:rPr>
          <w:rFonts w:hint="eastAsia"/>
          <w:color w:val="auto"/>
          <w:sz w:val="24"/>
          <w:lang w:eastAsia="zh-CN"/>
        </w:rPr>
        <w:t>天姒</w:t>
      </w:r>
      <w:r>
        <w:rPr>
          <w:rFonts w:hint="eastAsia"/>
          <w:color w:val="auto"/>
          <w:sz w:val="24"/>
        </w:rPr>
        <w:t>，若殿下做不到，便没人能做到了！我会为殿下双手奉上</w:t>
      </w:r>
      <w:r>
        <w:rPr>
          <w:rFonts w:hint="eastAsia"/>
          <w:color w:val="auto"/>
          <w:sz w:val="24"/>
          <w:lang w:eastAsia="zh-CN"/>
        </w:rPr>
        <w:t>洛家</w:t>
      </w:r>
      <w:r>
        <w:rPr>
          <w:rFonts w:hint="eastAsia"/>
          <w:color w:val="auto"/>
          <w:sz w:val="24"/>
        </w:rPr>
        <w:t>的一切，实权，人脉，财富，忠诚，只要我有，通通都献于殿下，望殿下垂怜！</w:t>
      </w:r>
    </w:p>
    <w:p w14:paraId="2A4C1CFD">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我想要的东西只有两样。其一，自</w:t>
      </w:r>
      <w:r>
        <w:rPr>
          <w:rFonts w:hint="eastAsia"/>
          <w:color w:val="auto"/>
          <w:sz w:val="24"/>
          <w:lang w:eastAsia="zh-CN"/>
        </w:rPr>
        <w:t>洛倾云</w:t>
      </w:r>
      <w:r>
        <w:rPr>
          <w:rFonts w:hint="eastAsia"/>
          <w:color w:val="auto"/>
          <w:sz w:val="24"/>
        </w:rPr>
        <w:t>这一脉起，</w:t>
      </w:r>
      <w:r>
        <w:rPr>
          <w:rFonts w:hint="eastAsia"/>
          <w:color w:val="auto"/>
          <w:sz w:val="24"/>
          <w:lang w:eastAsia="zh-CN"/>
        </w:rPr>
        <w:t>洛氏</w:t>
      </w:r>
      <w:r>
        <w:rPr>
          <w:rFonts w:hint="eastAsia"/>
          <w:color w:val="auto"/>
          <w:sz w:val="24"/>
        </w:rPr>
        <w:t>代代效我为主。</w:t>
      </w:r>
      <w:r>
        <w:rPr>
          <w:rFonts w:hint="eastAsia"/>
          <w:color w:val="auto"/>
          <w:sz w:val="24"/>
          <w:lang w:eastAsia="zh-CN"/>
        </w:rPr>
        <w:t>（凤昭</w:t>
      </w:r>
      <w:r>
        <w:rPr>
          <w:rFonts w:hint="eastAsia"/>
          <w:color w:val="auto"/>
          <w:sz w:val="24"/>
        </w:rPr>
        <w:t>稍微移开了一下目光，轻声道</w:t>
      </w:r>
      <w:r>
        <w:rPr>
          <w:rFonts w:hint="eastAsia"/>
          <w:color w:val="auto"/>
          <w:sz w:val="24"/>
          <w:lang w:eastAsia="zh-CN"/>
        </w:rPr>
        <w:t>）</w:t>
      </w:r>
      <w:r>
        <w:rPr>
          <w:rFonts w:hint="eastAsia"/>
          <w:color w:val="auto"/>
          <w:sz w:val="24"/>
        </w:rPr>
        <w:t>可这不是你一个男子能决定的。</w:t>
      </w:r>
    </w:p>
    <w:p w14:paraId="79940288">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w:t>
      </w:r>
      <w:r>
        <w:rPr>
          <w:rFonts w:hint="eastAsia"/>
          <w:color w:val="auto"/>
          <w:sz w:val="24"/>
        </w:rPr>
        <w:t>斩钉截铁道：我可以！我母亲已入道，长姐也是赤忠热肠之人，若殿下救</w:t>
      </w:r>
      <w:r>
        <w:rPr>
          <w:rFonts w:hint="eastAsia"/>
          <w:color w:val="auto"/>
          <w:sz w:val="24"/>
          <w:lang w:eastAsia="zh-CN"/>
        </w:rPr>
        <w:t>洛氏</w:t>
      </w:r>
      <w:r>
        <w:rPr>
          <w:rFonts w:hint="eastAsia"/>
          <w:color w:val="auto"/>
          <w:sz w:val="24"/>
        </w:rPr>
        <w:t>于危难之中，</w:t>
      </w:r>
      <w:r>
        <w:rPr>
          <w:rFonts w:hint="eastAsia"/>
          <w:color w:val="auto"/>
          <w:sz w:val="24"/>
          <w:lang w:eastAsia="zh-CN"/>
        </w:rPr>
        <w:t>洛氏</w:t>
      </w:r>
      <w:r>
        <w:rPr>
          <w:rFonts w:hint="eastAsia"/>
          <w:color w:val="auto"/>
          <w:sz w:val="24"/>
        </w:rPr>
        <w:t>定会涌泉相报，代代效您为主！如若不然，满门消绝！</w:t>
      </w:r>
    </w:p>
    <w:p w14:paraId="222F1631">
      <w:pPr>
        <w:bidi w:val="0"/>
        <w:adjustRightInd w:val="0"/>
        <w:snapToGrid w:val="0"/>
        <w:spacing w:beforeLines="0" w:afterLines="0" w:line="360" w:lineRule="auto"/>
        <w:jc w:val="left"/>
        <w:rPr>
          <w:rFonts w:hint="eastAsia"/>
          <w:color w:val="auto"/>
          <w:sz w:val="24"/>
        </w:rPr>
      </w:pPr>
      <w:r>
        <w:rPr>
          <w:rFonts w:hint="eastAsia"/>
          <w:color w:val="auto"/>
          <w:sz w:val="24"/>
        </w:rPr>
        <w:t>见</w:t>
      </w:r>
      <w:r>
        <w:rPr>
          <w:rFonts w:hint="eastAsia"/>
          <w:color w:val="auto"/>
          <w:sz w:val="24"/>
          <w:lang w:eastAsia="zh-CN"/>
        </w:rPr>
        <w:t>凤昭</w:t>
      </w:r>
      <w:r>
        <w:rPr>
          <w:rFonts w:hint="eastAsia"/>
          <w:color w:val="auto"/>
          <w:sz w:val="24"/>
        </w:rPr>
        <w:t>没有立刻回应，他急切地追问：殿下想要的第二样东西是什么？</w:t>
      </w:r>
    </w:p>
    <w:p w14:paraId="00EC918A">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这才缓缓将目光重新移了回来，认真地看着他的脸。</w:t>
      </w:r>
    </w:p>
    <w:p w14:paraId="5F110359">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w:t>
      </w:r>
      <w:r>
        <w:rPr>
          <w:rFonts w:hint="eastAsia"/>
          <w:color w:val="auto"/>
          <w:sz w:val="24"/>
        </w:rPr>
        <w:t>若有所悟，神情麻木，语无伦次道：殿下，我懂的</w:t>
      </w:r>
    </w:p>
    <w:p w14:paraId="12D1439F">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说罢便想当众脱下外袍</w:t>
      </w:r>
    </w:p>
    <w:p w14:paraId="63BDAAE1">
      <w:pPr>
        <w:bidi w:val="0"/>
        <w:adjustRightInd w:val="0"/>
        <w:snapToGrid w:val="0"/>
        <w:spacing w:beforeLines="0" w:afterLines="0" w:line="360" w:lineRule="auto"/>
        <w:jc w:val="left"/>
        <w:rPr>
          <w:rFonts w:hint="eastAsia"/>
          <w:color w:val="auto"/>
          <w:sz w:val="24"/>
          <w:lang w:eastAsia="zh-CN"/>
        </w:rPr>
      </w:pPr>
      <w:r>
        <w:rPr>
          <w:rFonts w:hint="eastAsia"/>
          <w:color w:val="auto"/>
          <w:sz w:val="24"/>
          <w:lang w:eastAsia="zh-CN"/>
        </w:rPr>
        <w:t>凤昭</w:t>
      </w:r>
      <w:r>
        <w:rPr>
          <w:rFonts w:hint="eastAsia"/>
          <w:color w:val="auto"/>
          <w:sz w:val="24"/>
        </w:rPr>
        <w:t>震惊地睁大双眼</w:t>
      </w:r>
      <w:r>
        <w:rPr>
          <w:rFonts w:hint="eastAsia"/>
          <w:color w:val="auto"/>
          <w:sz w:val="24"/>
          <w:lang w:eastAsia="zh-CN"/>
        </w:rPr>
        <w:t>os：</w:t>
      </w:r>
      <w:r>
        <w:rPr>
          <w:rFonts w:hint="eastAsia"/>
          <w:color w:val="auto"/>
          <w:sz w:val="24"/>
        </w:rPr>
        <w:t>焯，</w:t>
      </w:r>
      <w:r>
        <w:rPr>
          <w:rFonts w:hint="eastAsia"/>
          <w:color w:val="auto"/>
          <w:sz w:val="24"/>
          <w:lang w:val="en-US" w:eastAsia="zh-CN"/>
        </w:rPr>
        <w:t>天姒朝国风怎么都这样！一言不合就开脱</w:t>
      </w:r>
      <w:r>
        <w:rPr>
          <w:rFonts w:hint="eastAsia"/>
          <w:color w:val="auto"/>
          <w:sz w:val="24"/>
          <w:lang w:eastAsia="zh-CN"/>
        </w:rPr>
        <w:t>！？</w:t>
      </w:r>
    </w:p>
    <w:p w14:paraId="20281F89">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神色怪异地伸手</w:t>
      </w:r>
      <w:r>
        <w:rPr>
          <w:rFonts w:hint="eastAsia"/>
          <w:color w:val="auto"/>
          <w:sz w:val="24"/>
          <w:lang w:eastAsia="zh-CN"/>
        </w:rPr>
        <w:t>把</w:t>
      </w:r>
      <w:r>
        <w:rPr>
          <w:rFonts w:hint="eastAsia"/>
          <w:color w:val="auto"/>
          <w:sz w:val="24"/>
          <w:lang w:val="en-US" w:eastAsia="zh-CN"/>
        </w:rPr>
        <w:t>洛倾澜</w:t>
      </w:r>
      <w:r>
        <w:rPr>
          <w:rFonts w:hint="eastAsia"/>
          <w:color w:val="auto"/>
          <w:sz w:val="24"/>
          <w:lang w:eastAsia="zh-CN"/>
        </w:rPr>
        <w:t>外衣拢起</w:t>
      </w:r>
    </w:p>
    <w:p w14:paraId="1C2BC8E9">
      <w:pPr>
        <w:bidi w:val="0"/>
        <w:adjustRightInd w:val="0"/>
        <w:snapToGrid w:val="0"/>
        <w:spacing w:beforeLines="0" w:afterLines="0" w:line="360" w:lineRule="auto"/>
        <w:jc w:val="left"/>
        <w:rPr>
          <w:rFonts w:hint="eastAsia"/>
          <w:color w:val="auto"/>
          <w:sz w:val="24"/>
        </w:rPr>
      </w:pPr>
      <w:r>
        <w:rPr>
          <w:rFonts w:hint="eastAsia"/>
          <w:color w:val="auto"/>
          <w:sz w:val="24"/>
        </w:rPr>
        <w:t>无奈道：你在说什么？想哪儿去了。</w:t>
      </w:r>
    </w:p>
    <w:p w14:paraId="433D47F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腾出一只手，用指腹轻</w:t>
      </w:r>
      <w:r>
        <w:rPr>
          <w:rFonts w:hint="eastAsia"/>
          <w:color w:val="auto"/>
          <w:sz w:val="24"/>
          <w:lang w:val="en-US" w:eastAsia="zh-CN"/>
        </w:rPr>
        <w:t>轻摩擦洛倾澜的下巴，</w:t>
      </w:r>
      <w:r>
        <w:rPr>
          <w:rFonts w:hint="eastAsia"/>
          <w:color w:val="auto"/>
          <w:sz w:val="24"/>
        </w:rPr>
        <w:t>露出一个温柔的表情</w:t>
      </w:r>
      <w:r>
        <w:rPr>
          <w:rFonts w:hint="eastAsia"/>
          <w:color w:val="auto"/>
          <w:sz w:val="24"/>
          <w:lang w:eastAsia="zh-CN"/>
        </w:rPr>
        <w:t>。</w:t>
      </w:r>
      <w:r>
        <w:rPr>
          <w:rFonts w:hint="eastAsia"/>
          <w:color w:val="auto"/>
          <w:sz w:val="24"/>
          <w:lang w:val="en-US" w:eastAsia="zh-CN"/>
        </w:rPr>
        <w:t>附身靠近，二人鼻息相交。</w:t>
      </w:r>
    </w:p>
    <w:p w14:paraId="66A1953A">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rPr>
        <w:t>轻声说</w:t>
      </w:r>
      <w:r>
        <w:rPr>
          <w:rFonts w:hint="eastAsia"/>
          <w:color w:val="auto"/>
          <w:sz w:val="24"/>
          <w:lang w:eastAsia="zh-CN"/>
        </w:rPr>
        <w:t>：</w:t>
      </w:r>
      <w:r>
        <w:rPr>
          <w:rFonts w:hint="eastAsia"/>
          <w:color w:val="auto"/>
          <w:sz w:val="24"/>
        </w:rPr>
        <w:t>我想要的第二样东西——是你的真心。</w:t>
      </w:r>
    </w:p>
    <w:p w14:paraId="0DE80A57">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w:t>
      </w:r>
      <w:r>
        <w:rPr>
          <w:rFonts w:hint="eastAsia"/>
          <w:color w:val="auto"/>
          <w:sz w:val="24"/>
        </w:rPr>
        <w:t>OS：站得</w:t>
      </w:r>
      <w:r>
        <w:rPr>
          <w:rFonts w:hint="eastAsia"/>
          <w:color w:val="auto"/>
          <w:sz w:val="24"/>
          <w:lang w:val="en-US" w:eastAsia="zh-CN"/>
        </w:rPr>
        <w:t>如此</w:t>
      </w:r>
      <w:r>
        <w:rPr>
          <w:rFonts w:hint="eastAsia"/>
          <w:color w:val="auto"/>
          <w:sz w:val="24"/>
        </w:rPr>
        <w:t>高</w:t>
      </w:r>
      <w:r>
        <w:rPr>
          <w:rFonts w:hint="eastAsia"/>
          <w:color w:val="auto"/>
          <w:sz w:val="24"/>
          <w:lang w:val="en-US" w:eastAsia="zh-CN"/>
        </w:rPr>
        <w:t>的宸王殿下</w:t>
      </w:r>
      <w:r>
        <w:rPr>
          <w:rFonts w:hint="eastAsia"/>
          <w:color w:val="auto"/>
          <w:sz w:val="24"/>
        </w:rPr>
        <w:t>，真的会稀罕我的真心吗？</w:t>
      </w:r>
    </w:p>
    <w:p w14:paraId="7E7A2234">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洛倾澜</w:t>
      </w:r>
      <w:r>
        <w:rPr>
          <w:rFonts w:hint="eastAsia"/>
          <w:color w:val="auto"/>
          <w:sz w:val="24"/>
        </w:rPr>
        <w:t>忽然垂下眼睫，不知为何，总感觉无法再对视下去。他主动拉开距离，肃然</w:t>
      </w:r>
      <w:r>
        <w:rPr>
          <w:rFonts w:hint="eastAsia"/>
          <w:color w:val="auto"/>
          <w:sz w:val="24"/>
          <w:lang w:eastAsia="zh-CN"/>
        </w:rPr>
        <w:t>跪拜</w:t>
      </w:r>
      <w:r>
        <w:rPr>
          <w:rFonts w:hint="eastAsia"/>
          <w:color w:val="auto"/>
          <w:sz w:val="24"/>
        </w:rPr>
        <w:t>，深深拜谢</w:t>
      </w:r>
    </w:p>
    <w:p w14:paraId="37787E4D">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洛倾澜</w:t>
      </w:r>
      <w:r>
        <w:rPr>
          <w:rFonts w:hint="eastAsia"/>
          <w:color w:val="auto"/>
          <w:sz w:val="24"/>
          <w:lang w:eastAsia="zh-CN"/>
        </w:rPr>
        <w:t>：洛氏</w:t>
      </w:r>
      <w:r>
        <w:rPr>
          <w:rFonts w:hint="eastAsia"/>
          <w:color w:val="auto"/>
          <w:sz w:val="24"/>
        </w:rPr>
        <w:t>满门，深谢殿下。</w:t>
      </w:r>
    </w:p>
    <w:p w14:paraId="5F22EA4E">
      <w:pPr>
        <w:bidi w:val="0"/>
        <w:adjustRightInd w:val="0"/>
        <w:snapToGrid w:val="0"/>
        <w:spacing w:beforeLines="0" w:afterLines="0" w:line="360" w:lineRule="auto"/>
        <w:jc w:val="left"/>
        <w:rPr>
          <w:rFonts w:hint="eastAsia"/>
          <w:color w:val="auto"/>
          <w:sz w:val="24"/>
        </w:rPr>
      </w:pPr>
      <w:r>
        <w:rPr>
          <w:rFonts w:hint="eastAsia"/>
          <w:color w:val="auto"/>
          <w:sz w:val="24"/>
        </w:rPr>
        <w:t>这时</w:t>
      </w:r>
      <w:r>
        <w:rPr>
          <w:rFonts w:hint="eastAsia"/>
          <w:color w:val="auto"/>
          <w:sz w:val="24"/>
          <w:lang w:eastAsia="zh-CN"/>
        </w:rPr>
        <w:t>月弦</w:t>
      </w:r>
      <w:r>
        <w:rPr>
          <w:rFonts w:hint="eastAsia"/>
          <w:color w:val="auto"/>
          <w:sz w:val="24"/>
        </w:rPr>
        <w:t>的声音传来</w:t>
      </w:r>
      <w:r>
        <w:rPr>
          <w:rFonts w:hint="eastAsia"/>
          <w:color w:val="auto"/>
          <w:sz w:val="24"/>
          <w:lang w:eastAsia="zh-CN"/>
        </w:rPr>
        <w:t>：</w:t>
      </w:r>
      <w:r>
        <w:rPr>
          <w:rFonts w:hint="eastAsia"/>
          <w:color w:val="auto"/>
          <w:sz w:val="24"/>
        </w:rPr>
        <w:t>殿下，</w:t>
      </w:r>
      <w:r>
        <w:rPr>
          <w:rFonts w:hint="eastAsia"/>
          <w:color w:val="auto"/>
          <w:sz w:val="24"/>
          <w:lang w:eastAsia="zh-CN"/>
        </w:rPr>
        <w:t>陛下急召。</w:t>
      </w:r>
    </w:p>
    <w:p w14:paraId="7AD5F8BB">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洛倾澜郑重道：</w:t>
      </w:r>
      <w:r>
        <w:rPr>
          <w:rFonts w:hint="eastAsia"/>
          <w:color w:val="auto"/>
          <w:sz w:val="24"/>
        </w:rPr>
        <w:t>殿下……我等您凯旋。</w:t>
      </w:r>
    </w:p>
    <w:p w14:paraId="305DAD3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然后重新戴上帷帽离开。</w:t>
      </w:r>
    </w:p>
    <w:p w14:paraId="14211453">
      <w:pPr>
        <w:bidi w:val="0"/>
        <w:adjustRightInd w:val="0"/>
        <w:snapToGrid w:val="0"/>
        <w:spacing w:beforeLines="0" w:afterLines="0" w:line="360" w:lineRule="auto"/>
        <w:jc w:val="left"/>
        <w:rPr>
          <w:rFonts w:hint="eastAsia"/>
          <w:color w:val="auto"/>
          <w:sz w:val="24"/>
        </w:rPr>
      </w:pPr>
    </w:p>
    <w:p w14:paraId="0649E7FB">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eastAsia="zh-CN"/>
        </w:rPr>
        <w:t>3</w:t>
      </w:r>
      <w:r>
        <w:rPr>
          <w:rFonts w:hint="eastAsia"/>
          <w:color w:val="auto"/>
          <w:sz w:val="24"/>
          <w:szCs w:val="24"/>
          <w:u w:val="single"/>
          <w:lang w:val="en-US" w:eastAsia="zh-CN"/>
        </w:rPr>
        <w:t>4</w:t>
      </w:r>
      <w:r>
        <w:rPr>
          <w:rFonts w:hint="eastAsia"/>
          <w:color w:val="auto"/>
          <w:sz w:val="24"/>
          <w:u w:val="single"/>
          <w:lang w:eastAsia="zh-CN"/>
        </w:rPr>
        <w:t>-2 日 内 皇宫议事殿</w:t>
      </w:r>
    </w:p>
    <w:p w14:paraId="04C74EE1">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等</w:t>
      </w:r>
      <w:r>
        <w:rPr>
          <w:rFonts w:hint="eastAsia"/>
          <w:color w:val="auto"/>
          <w:sz w:val="24"/>
          <w:lang w:eastAsia="zh-CN"/>
        </w:rPr>
        <w:t>凤昭</w:t>
      </w:r>
      <w:r>
        <w:rPr>
          <w:rFonts w:hint="eastAsia"/>
          <w:color w:val="auto"/>
          <w:sz w:val="24"/>
        </w:rPr>
        <w:t>进入议事殿时，女帝与群臣正剑拔弩张地僵持着，空气中弥漫着一股紧绷到凝滞的气息。</w:t>
      </w:r>
    </w:p>
    <w:p w14:paraId="568539AB">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直接气势汹汹地略过众臣，直走到明堂下首才单膝跪下</w:t>
      </w:r>
      <w:r>
        <w:rPr>
          <w:rFonts w:hint="eastAsia"/>
          <w:color w:val="auto"/>
          <w:sz w:val="24"/>
          <w:lang w:eastAsia="zh-CN"/>
        </w:rPr>
        <w:t>。</w:t>
      </w:r>
    </w:p>
    <w:p w14:paraId="25C2396A">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rPr>
        <w:t>冷然高声道：陛下，</w:t>
      </w:r>
      <w:r>
        <w:rPr>
          <w:rFonts w:hint="eastAsia"/>
          <w:color w:val="auto"/>
          <w:sz w:val="24"/>
          <w:lang w:eastAsia="zh-CN"/>
        </w:rPr>
        <w:t>凤昭</w:t>
      </w:r>
      <w:r>
        <w:rPr>
          <w:rFonts w:hint="eastAsia"/>
          <w:color w:val="auto"/>
          <w:sz w:val="24"/>
        </w:rPr>
        <w:t>请战！</w:t>
      </w:r>
    </w:p>
    <w:p w14:paraId="04E6E5BB">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话音刚落，就像滴水入滚油一般，死寂的朝堂霎时一片哗然。</w:t>
      </w:r>
    </w:p>
    <w:p w14:paraId="1A9977E9">
      <w:pPr>
        <w:bidi w:val="0"/>
        <w:adjustRightInd w:val="0"/>
        <w:snapToGrid w:val="0"/>
        <w:spacing w:beforeLines="0" w:afterLines="0" w:line="360" w:lineRule="auto"/>
        <w:jc w:val="left"/>
        <w:rPr>
          <w:rFonts w:hint="eastAsia"/>
          <w:color w:val="auto"/>
          <w:sz w:val="24"/>
        </w:rPr>
      </w:pPr>
    </w:p>
    <w:p w14:paraId="44B332CF">
      <w:pPr>
        <w:bidi w:val="0"/>
        <w:adjustRightInd w:val="0"/>
        <w:snapToGrid w:val="0"/>
        <w:spacing w:beforeLines="0" w:afterLines="0" w:line="360" w:lineRule="auto"/>
        <w:jc w:val="left"/>
        <w:rPr>
          <w:rFonts w:hint="eastAsia"/>
          <w:color w:val="auto"/>
          <w:sz w:val="24"/>
        </w:rPr>
      </w:pPr>
    </w:p>
    <w:p w14:paraId="1776AF5E">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eastAsia="zh-CN"/>
        </w:rPr>
        <w:t>第三十</w:t>
      </w:r>
      <w:r>
        <w:rPr>
          <w:rFonts w:hint="eastAsia"/>
          <w:b/>
          <w:bCs/>
          <w:color w:val="auto"/>
          <w:sz w:val="24"/>
          <w:szCs w:val="24"/>
          <w:lang w:val="en-US" w:eastAsia="zh-CN"/>
        </w:rPr>
        <w:t>五</w:t>
      </w:r>
      <w:r>
        <w:rPr>
          <w:rFonts w:hint="eastAsia"/>
          <w:b/>
          <w:bCs/>
          <w:color w:val="auto"/>
          <w:sz w:val="24"/>
          <w:lang w:eastAsia="zh-CN"/>
        </w:rPr>
        <w:t>集</w:t>
      </w:r>
      <w:r>
        <w:rPr>
          <w:rFonts w:hint="eastAsia"/>
          <w:color w:val="auto"/>
          <w:sz w:val="24"/>
          <w:lang w:eastAsia="zh-CN"/>
        </w:rPr>
        <w:t xml:space="preserve"> 敌营惊变 </w:t>
      </w:r>
      <w:r>
        <w:rPr>
          <w:rFonts w:hint="eastAsia"/>
          <w:color w:val="auto"/>
          <w:sz w:val="24"/>
          <w:lang w:val="en-US" w:eastAsia="zh-CN"/>
        </w:rPr>
        <w:t>人马集齐</w:t>
      </w:r>
    </w:p>
    <w:p w14:paraId="64C5BA2A">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eastAsia="zh-CN"/>
        </w:rPr>
        <w:t>3</w:t>
      </w:r>
      <w:r>
        <w:rPr>
          <w:rFonts w:hint="eastAsia"/>
          <w:color w:val="auto"/>
          <w:sz w:val="24"/>
          <w:szCs w:val="24"/>
          <w:u w:val="single"/>
          <w:lang w:val="en-US" w:eastAsia="zh-CN"/>
        </w:rPr>
        <w:t>5</w:t>
      </w:r>
      <w:r>
        <w:rPr>
          <w:rFonts w:hint="eastAsia"/>
          <w:color w:val="auto"/>
          <w:sz w:val="24"/>
          <w:u w:val="single"/>
          <w:lang w:eastAsia="zh-CN"/>
        </w:rPr>
        <w:t>-1 日 内 议事殿</w:t>
      </w:r>
    </w:p>
    <w:p w14:paraId="04EAF222">
      <w:pPr>
        <w:bidi w:val="0"/>
        <w:adjustRightInd w:val="0"/>
        <w:snapToGrid w:val="0"/>
        <w:spacing w:beforeLines="0" w:afterLines="0" w:line="360" w:lineRule="auto"/>
        <w:jc w:val="left"/>
        <w:rPr>
          <w:rFonts w:hint="eastAsia"/>
          <w:color w:val="auto"/>
          <w:sz w:val="24"/>
        </w:rPr>
      </w:pPr>
      <w:r>
        <w:rPr>
          <w:rFonts w:hint="eastAsia"/>
          <w:color w:val="auto"/>
          <w:sz w:val="24"/>
        </w:rPr>
        <w:t>上首的女帝皱眉道：如今战事吃紧，不可儿戏！</w:t>
      </w:r>
    </w:p>
    <w:p w14:paraId="317797CA">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一副国难当头义不容辞的模样：陛下，蛮夷入境，百姓危矣！</w:t>
      </w:r>
      <w:r>
        <w:rPr>
          <w:rFonts w:hint="eastAsia"/>
          <w:color w:val="auto"/>
          <w:sz w:val="24"/>
          <w:lang w:eastAsia="zh-CN"/>
        </w:rPr>
        <w:t>凤昭</w:t>
      </w:r>
      <w:r>
        <w:rPr>
          <w:rFonts w:hint="eastAsia"/>
          <w:color w:val="auto"/>
          <w:sz w:val="24"/>
        </w:rPr>
        <w:t>虽不才，但好歹蒙受祖荫，</w:t>
      </w:r>
      <w:r>
        <w:rPr>
          <w:rFonts w:hint="eastAsia"/>
          <w:color w:val="auto"/>
          <w:sz w:val="24"/>
          <w:lang w:eastAsia="zh-CN"/>
        </w:rPr>
        <w:t>凤氏</w:t>
      </w:r>
      <w:r>
        <w:rPr>
          <w:rFonts w:hint="eastAsia"/>
          <w:color w:val="auto"/>
          <w:sz w:val="24"/>
        </w:rPr>
        <w:t>世代为吾皇掌中之刃，今有国难，臣亦愿为陛下效犬马之劳！</w:t>
      </w:r>
    </w:p>
    <w:p w14:paraId="4F63F315">
      <w:pPr>
        <w:bidi w:val="0"/>
        <w:adjustRightInd w:val="0"/>
        <w:snapToGrid w:val="0"/>
        <w:spacing w:beforeLines="0" w:afterLines="0" w:line="360" w:lineRule="auto"/>
        <w:jc w:val="left"/>
        <w:rPr>
          <w:rFonts w:hint="eastAsia"/>
          <w:color w:val="auto"/>
          <w:sz w:val="24"/>
        </w:rPr>
      </w:pPr>
      <w:r>
        <w:rPr>
          <w:rFonts w:hint="eastAsia"/>
          <w:color w:val="auto"/>
          <w:sz w:val="24"/>
        </w:rPr>
        <w:t>女帝</w:t>
      </w:r>
      <w:r>
        <w:rPr>
          <w:rFonts w:hint="eastAsia"/>
          <w:color w:val="auto"/>
          <w:sz w:val="24"/>
          <w:lang w:eastAsia="zh-CN"/>
        </w:rPr>
        <w:t>（</w:t>
      </w:r>
      <w:r>
        <w:rPr>
          <w:rFonts w:hint="eastAsia"/>
          <w:color w:val="auto"/>
          <w:sz w:val="24"/>
        </w:rPr>
        <w:t>愣忡许久，心中苦笑</w:t>
      </w:r>
      <w:r>
        <w:rPr>
          <w:rFonts w:hint="eastAsia"/>
          <w:color w:val="auto"/>
          <w:sz w:val="24"/>
          <w:lang w:eastAsia="zh-CN"/>
        </w:rPr>
        <w:t>）os：</w:t>
      </w:r>
      <w:r>
        <w:rPr>
          <w:rFonts w:hint="eastAsia"/>
          <w:color w:val="auto"/>
          <w:sz w:val="24"/>
        </w:rPr>
        <w:t>历代帝王，谁心里是全然不忌惮</w:t>
      </w:r>
      <w:r>
        <w:rPr>
          <w:rFonts w:hint="eastAsia"/>
          <w:color w:val="auto"/>
          <w:sz w:val="24"/>
          <w:lang w:eastAsia="zh-CN"/>
        </w:rPr>
        <w:t>凤氏</w:t>
      </w:r>
      <w:r>
        <w:rPr>
          <w:rFonts w:hint="eastAsia"/>
          <w:color w:val="auto"/>
          <w:sz w:val="24"/>
        </w:rPr>
        <w:t>女的？可亲许</w:t>
      </w:r>
      <w:r>
        <w:rPr>
          <w:rFonts w:hint="eastAsia"/>
          <w:color w:val="auto"/>
          <w:sz w:val="24"/>
          <w:lang w:eastAsia="zh-CN"/>
        </w:rPr>
        <w:t>凤氏</w:t>
      </w:r>
      <w:r>
        <w:rPr>
          <w:rFonts w:hint="eastAsia"/>
          <w:color w:val="auto"/>
          <w:sz w:val="24"/>
        </w:rPr>
        <w:t>永世尊荣，不就是因为要仰仗她们的定世之才吗？满堂文武支支吾吾</w:t>
      </w:r>
      <w:r>
        <w:rPr>
          <w:rFonts w:hint="eastAsia"/>
          <w:color w:val="auto"/>
          <w:sz w:val="24"/>
          <w:lang w:eastAsia="zh-CN"/>
        </w:rPr>
        <w:t>（</w:t>
      </w:r>
      <w:r>
        <w:rPr>
          <w:rFonts w:hint="eastAsia"/>
          <w:color w:val="auto"/>
          <w:sz w:val="24"/>
          <w:lang w:val="en-US" w:eastAsia="zh-CN"/>
        </w:rPr>
        <w:t>环视众人）</w:t>
      </w:r>
      <w:r>
        <w:rPr>
          <w:rFonts w:hint="eastAsia"/>
          <w:color w:val="auto"/>
          <w:sz w:val="24"/>
        </w:rPr>
        <w:t>，到头来，还是只有</w:t>
      </w:r>
      <w:r>
        <w:rPr>
          <w:rFonts w:hint="eastAsia"/>
          <w:color w:val="auto"/>
          <w:sz w:val="24"/>
          <w:lang w:eastAsia="zh-CN"/>
        </w:rPr>
        <w:t>凤氏</w:t>
      </w:r>
      <w:r>
        <w:rPr>
          <w:rFonts w:hint="eastAsia"/>
          <w:color w:val="auto"/>
          <w:sz w:val="24"/>
        </w:rPr>
        <w:t>愿意上。</w:t>
      </w:r>
    </w:p>
    <w:p w14:paraId="39412518">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群臣的彩虹屁不要命地吹。</w:t>
      </w:r>
    </w:p>
    <w:p w14:paraId="37822879">
      <w:pPr>
        <w:bidi w:val="0"/>
        <w:adjustRightInd w:val="0"/>
        <w:snapToGrid w:val="0"/>
        <w:spacing w:beforeLines="0" w:afterLines="0" w:line="360" w:lineRule="auto"/>
        <w:jc w:val="left"/>
        <w:rPr>
          <w:rFonts w:hint="eastAsia"/>
          <w:color w:val="auto"/>
          <w:sz w:val="24"/>
        </w:rPr>
      </w:pPr>
      <w:r>
        <w:rPr>
          <w:rFonts w:hint="eastAsia"/>
          <w:color w:val="auto"/>
          <w:sz w:val="24"/>
        </w:rPr>
        <w:t>“</w:t>
      </w:r>
      <w:r>
        <w:rPr>
          <w:rFonts w:hint="eastAsia"/>
          <w:color w:val="auto"/>
          <w:sz w:val="24"/>
          <w:lang w:eastAsia="zh-CN"/>
        </w:rPr>
        <w:t>凤氏</w:t>
      </w:r>
      <w:r>
        <w:rPr>
          <w:rFonts w:hint="eastAsia"/>
          <w:color w:val="auto"/>
          <w:sz w:val="24"/>
        </w:rPr>
        <w:t>世代骁勇，必能凯旋！”</w:t>
      </w:r>
    </w:p>
    <w:p w14:paraId="005C89EE">
      <w:pPr>
        <w:bidi w:val="0"/>
        <w:adjustRightInd w:val="0"/>
        <w:snapToGrid w:val="0"/>
        <w:spacing w:beforeLines="0" w:afterLines="0" w:line="360" w:lineRule="auto"/>
        <w:jc w:val="left"/>
        <w:rPr>
          <w:rFonts w:hint="eastAsia"/>
          <w:color w:val="auto"/>
          <w:sz w:val="24"/>
        </w:rPr>
      </w:pPr>
      <w:r>
        <w:rPr>
          <w:rFonts w:hint="eastAsia"/>
          <w:color w:val="auto"/>
          <w:sz w:val="24"/>
        </w:rPr>
        <w:t>“</w:t>
      </w:r>
      <w:r>
        <w:rPr>
          <w:rFonts w:hint="eastAsia"/>
          <w:color w:val="auto"/>
          <w:sz w:val="24"/>
          <w:lang w:eastAsia="zh-CN"/>
        </w:rPr>
        <w:t>宸王</w:t>
      </w:r>
      <w:r>
        <w:rPr>
          <w:rFonts w:hint="eastAsia"/>
          <w:color w:val="auto"/>
          <w:sz w:val="24"/>
        </w:rPr>
        <w:t>果乃少年英才！得先祖遗风，青出于蓝而胜于蓝，此去破除达虏，定能收服羌州，救回忠臣与皇女，一雪前耻！”</w:t>
      </w:r>
    </w:p>
    <w:p w14:paraId="1AFC101B">
      <w:pPr>
        <w:bidi w:val="0"/>
        <w:adjustRightInd w:val="0"/>
        <w:snapToGrid w:val="0"/>
        <w:spacing w:beforeLines="0" w:afterLines="0" w:line="360" w:lineRule="auto"/>
        <w:jc w:val="left"/>
        <w:rPr>
          <w:rFonts w:hint="eastAsia"/>
          <w:color w:val="auto"/>
          <w:sz w:val="24"/>
        </w:rPr>
      </w:pPr>
      <w:r>
        <w:rPr>
          <w:rFonts w:hint="eastAsia"/>
          <w:color w:val="auto"/>
          <w:sz w:val="24"/>
        </w:rPr>
        <w:t>“</w:t>
      </w:r>
      <w:r>
        <w:rPr>
          <w:rFonts w:hint="eastAsia"/>
          <w:color w:val="auto"/>
          <w:sz w:val="24"/>
          <w:lang w:eastAsia="zh-CN"/>
        </w:rPr>
        <w:t>宸王</w:t>
      </w:r>
      <w:r>
        <w:rPr>
          <w:rFonts w:hint="eastAsia"/>
          <w:color w:val="auto"/>
          <w:sz w:val="24"/>
        </w:rPr>
        <w:t>大义！”</w:t>
      </w:r>
    </w:p>
    <w:p w14:paraId="23AF88A6">
      <w:pPr>
        <w:bidi w:val="0"/>
        <w:adjustRightInd w:val="0"/>
        <w:snapToGrid w:val="0"/>
        <w:spacing w:beforeLines="0" w:afterLines="0" w:line="360" w:lineRule="auto"/>
        <w:jc w:val="left"/>
        <w:rPr>
          <w:rFonts w:hint="eastAsia"/>
          <w:color w:val="auto"/>
          <w:sz w:val="24"/>
        </w:rPr>
      </w:pPr>
      <w:r>
        <w:rPr>
          <w:rFonts w:hint="eastAsia"/>
          <w:color w:val="auto"/>
          <w:sz w:val="24"/>
        </w:rPr>
        <w:t>上首的女帝神色复杂，似有犹豫</w:t>
      </w:r>
      <w:r>
        <w:rPr>
          <w:rFonts w:hint="eastAsia"/>
          <w:color w:val="auto"/>
          <w:sz w:val="24"/>
          <w:lang w:eastAsia="zh-CN"/>
        </w:rPr>
        <w:t>：</w:t>
      </w:r>
      <w:r>
        <w:rPr>
          <w:rFonts w:hint="eastAsia"/>
          <w:color w:val="auto"/>
          <w:sz w:val="24"/>
        </w:rPr>
        <w:t>你经年病弱，少不经事，可堪其任？</w:t>
      </w:r>
    </w:p>
    <w:p w14:paraId="6937D78E">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眼神坚定，只说：臣请战。</w:t>
      </w:r>
    </w:p>
    <w:p w14:paraId="0F636813">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话音刚落，年逾七十的大司马慢悠悠地站了出来</w:t>
      </w:r>
    </w:p>
    <w:p w14:paraId="06DB3CFB">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大司马</w:t>
      </w:r>
      <w:r>
        <w:rPr>
          <w:rFonts w:hint="eastAsia"/>
          <w:color w:val="auto"/>
          <w:sz w:val="24"/>
        </w:rPr>
        <w:t>：陛下，若顾念</w:t>
      </w:r>
      <w:r>
        <w:rPr>
          <w:rFonts w:hint="eastAsia"/>
          <w:color w:val="auto"/>
          <w:sz w:val="24"/>
          <w:lang w:eastAsia="zh-CN"/>
        </w:rPr>
        <w:t>宸王</w:t>
      </w:r>
      <w:r>
        <w:rPr>
          <w:rFonts w:hint="eastAsia"/>
          <w:color w:val="auto"/>
          <w:sz w:val="24"/>
        </w:rPr>
        <w:t>殿下年少，臣愿随行佐之。</w:t>
      </w:r>
    </w:p>
    <w:p w14:paraId="0AEC56B5">
      <w:pPr>
        <w:bidi w:val="0"/>
        <w:adjustRightInd w:val="0"/>
        <w:snapToGrid w:val="0"/>
        <w:spacing w:beforeLines="0" w:afterLines="0" w:line="360" w:lineRule="auto"/>
        <w:jc w:val="left"/>
        <w:rPr>
          <w:rFonts w:hint="eastAsia"/>
          <w:color w:val="auto"/>
          <w:sz w:val="24"/>
        </w:rPr>
      </w:pPr>
      <w:r>
        <w:rPr>
          <w:rFonts w:hint="eastAsia"/>
          <w:color w:val="auto"/>
          <w:sz w:val="24"/>
          <w:lang w:eastAsia="zh-CN"/>
        </w:rPr>
        <w:t>女帝叹气os：</w:t>
      </w:r>
      <w:r>
        <w:rPr>
          <w:rFonts w:hint="eastAsia"/>
          <w:color w:val="auto"/>
          <w:sz w:val="24"/>
          <w:lang w:val="en-US" w:eastAsia="zh-CN"/>
        </w:rPr>
        <w:t>终于来个</w:t>
      </w:r>
      <w:r>
        <w:rPr>
          <w:rFonts w:hint="eastAsia"/>
          <w:color w:val="auto"/>
          <w:sz w:val="24"/>
        </w:rPr>
        <w:t>自己人。</w:t>
      </w:r>
    </w:p>
    <w:p w14:paraId="2B090909">
      <w:pPr>
        <w:bidi w:val="0"/>
        <w:adjustRightInd w:val="0"/>
        <w:snapToGrid w:val="0"/>
        <w:spacing w:beforeLines="0" w:afterLines="0" w:line="360" w:lineRule="auto"/>
        <w:jc w:val="left"/>
        <w:rPr>
          <w:rFonts w:hint="eastAsia"/>
          <w:color w:val="auto"/>
          <w:sz w:val="24"/>
        </w:rPr>
      </w:pPr>
      <w:r>
        <w:rPr>
          <w:rFonts w:hint="eastAsia"/>
          <w:color w:val="auto"/>
          <w:sz w:val="24"/>
        </w:rPr>
        <w:t>女帝神色稍缓，威严沉声道：准！封</w:t>
      </w:r>
      <w:r>
        <w:rPr>
          <w:rFonts w:hint="eastAsia"/>
          <w:color w:val="auto"/>
          <w:sz w:val="24"/>
          <w:lang w:eastAsia="zh-CN"/>
        </w:rPr>
        <w:t>宸王</w:t>
      </w:r>
      <w:r>
        <w:rPr>
          <w:rFonts w:hint="eastAsia"/>
          <w:color w:val="auto"/>
          <w:sz w:val="24"/>
        </w:rPr>
        <w:t>为征西大将军，大司马为左协领，骁骑校尉为右协领，领兵出征！</w:t>
      </w:r>
    </w:p>
    <w:p w14:paraId="13B07440">
      <w:pPr>
        <w:bidi w:val="0"/>
        <w:adjustRightInd w:val="0"/>
        <w:snapToGrid w:val="0"/>
        <w:spacing w:beforeLines="0" w:afterLines="0" w:line="360" w:lineRule="auto"/>
        <w:jc w:val="left"/>
        <w:rPr>
          <w:rFonts w:hint="eastAsia"/>
          <w:color w:val="auto"/>
          <w:sz w:val="24"/>
        </w:rPr>
      </w:pPr>
      <w:r>
        <w:rPr>
          <w:rFonts w:hint="eastAsia"/>
          <w:color w:val="auto"/>
          <w:sz w:val="24"/>
        </w:rPr>
        <w:t>女帝做出热泪盈眶的仁君模样，哽咽道：收复羌州刻不容缓，万望诸卿救回</w:t>
      </w:r>
      <w:r>
        <w:rPr>
          <w:rFonts w:hint="eastAsia"/>
          <w:color w:val="auto"/>
          <w:sz w:val="24"/>
          <w:lang w:eastAsia="zh-CN"/>
        </w:rPr>
        <w:t>洛总兵</w:t>
      </w:r>
      <w:r>
        <w:rPr>
          <w:rFonts w:hint="eastAsia"/>
          <w:color w:val="auto"/>
          <w:sz w:val="24"/>
        </w:rPr>
        <w:t>……与朕那不肖女。</w:t>
      </w:r>
    </w:p>
    <w:p w14:paraId="6BE92925">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心中不屑</w:t>
      </w:r>
      <w:r>
        <w:rPr>
          <w:rFonts w:hint="eastAsia"/>
          <w:color w:val="auto"/>
          <w:sz w:val="24"/>
          <w:lang w:eastAsia="zh-CN"/>
        </w:rPr>
        <w:t>）os：</w:t>
      </w:r>
      <w:r>
        <w:rPr>
          <w:rFonts w:hint="eastAsia"/>
          <w:color w:val="auto"/>
          <w:sz w:val="24"/>
        </w:rPr>
        <w:t>群臣不知道</w:t>
      </w:r>
      <w:r>
        <w:rPr>
          <w:rFonts w:hint="eastAsia"/>
          <w:color w:val="auto"/>
          <w:sz w:val="24"/>
          <w:lang w:eastAsia="zh-CN"/>
        </w:rPr>
        <w:t>三皇子</w:t>
      </w:r>
      <w:r>
        <w:rPr>
          <w:rFonts w:hint="eastAsia"/>
          <w:color w:val="auto"/>
          <w:sz w:val="24"/>
        </w:rPr>
        <w:t>也在前线，女帝还不知道吗？竟是提也不提一句。</w:t>
      </w:r>
    </w:p>
    <w:p w14:paraId="3201B6CF">
      <w:pPr>
        <w:bidi w:val="0"/>
        <w:adjustRightInd w:val="0"/>
        <w:snapToGrid w:val="0"/>
        <w:spacing w:beforeLines="0" w:afterLines="0" w:line="360" w:lineRule="auto"/>
        <w:jc w:val="left"/>
        <w:rPr>
          <w:rFonts w:hint="eastAsia"/>
          <w:color w:val="auto"/>
          <w:sz w:val="24"/>
        </w:rPr>
      </w:pPr>
      <w:r>
        <w:rPr>
          <w:rFonts w:hint="eastAsia"/>
          <w:color w:val="auto"/>
          <w:sz w:val="24"/>
        </w:rPr>
        <w:t>算了，反正那小子有</w:t>
      </w:r>
      <w:r>
        <w:rPr>
          <w:rFonts w:hint="eastAsia"/>
          <w:color w:val="auto"/>
          <w:sz w:val="24"/>
          <w:lang w:eastAsia="zh-CN"/>
        </w:rPr>
        <w:t>我</w:t>
      </w:r>
      <w:r>
        <w:rPr>
          <w:rFonts w:hint="eastAsia"/>
          <w:color w:val="auto"/>
          <w:sz w:val="24"/>
        </w:rPr>
        <w:t>呢。</w:t>
      </w:r>
    </w:p>
    <w:p w14:paraId="469E1FE0">
      <w:pPr>
        <w:bidi w:val="0"/>
        <w:adjustRightInd w:val="0"/>
        <w:snapToGrid w:val="0"/>
        <w:spacing w:beforeLines="0" w:afterLines="0" w:line="360" w:lineRule="auto"/>
        <w:jc w:val="left"/>
        <w:rPr>
          <w:rFonts w:hint="eastAsia"/>
          <w:color w:val="auto"/>
          <w:sz w:val="24"/>
        </w:rPr>
      </w:pPr>
    </w:p>
    <w:p w14:paraId="2F949A66">
      <w:pPr>
        <w:bidi w:val="0"/>
        <w:adjustRightInd w:val="0"/>
        <w:snapToGrid w:val="0"/>
        <w:spacing w:beforeLines="0" w:afterLines="0" w:line="360" w:lineRule="auto"/>
        <w:jc w:val="left"/>
        <w:rPr>
          <w:rFonts w:hint="eastAsia"/>
          <w:color w:val="auto"/>
          <w:sz w:val="24"/>
          <w:u w:val="single"/>
        </w:rPr>
      </w:pPr>
      <w:r>
        <w:rPr>
          <w:rFonts w:hint="eastAsia"/>
          <w:color w:val="auto"/>
          <w:sz w:val="24"/>
          <w:u w:val="single"/>
          <w:lang w:eastAsia="zh-CN"/>
        </w:rPr>
        <w:t>3</w:t>
      </w:r>
      <w:r>
        <w:rPr>
          <w:rFonts w:hint="eastAsia"/>
          <w:color w:val="auto"/>
          <w:sz w:val="24"/>
          <w:szCs w:val="24"/>
          <w:u w:val="single"/>
          <w:lang w:val="en-US" w:eastAsia="zh-CN"/>
        </w:rPr>
        <w:t>5</w:t>
      </w:r>
      <w:r>
        <w:rPr>
          <w:rFonts w:hint="eastAsia"/>
          <w:color w:val="auto"/>
          <w:sz w:val="24"/>
          <w:u w:val="single"/>
          <w:lang w:eastAsia="zh-CN"/>
        </w:rPr>
        <w:t xml:space="preserve">-2 日 内 </w:t>
      </w:r>
      <w:r>
        <w:rPr>
          <w:rFonts w:hint="eastAsia"/>
          <w:color w:val="auto"/>
          <w:sz w:val="24"/>
          <w:u w:val="single"/>
        </w:rPr>
        <w:t>羌州州牧府邸</w:t>
      </w:r>
    </w:p>
    <w:p w14:paraId="57F5D101">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豪华府邸的花园中，一群大小首领正在大酒大肉，纵情声色，好不快活。</w:t>
      </w:r>
    </w:p>
    <w:p w14:paraId="255B98A3">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某处阴气森森的宅子内，也有人在大吼大叫，没个消停。</w:t>
      </w:r>
    </w:p>
    <w:p w14:paraId="7CA3C2E7">
      <w:pPr>
        <w:bidi w:val="0"/>
        <w:adjustRightInd w:val="0"/>
        <w:snapToGrid w:val="0"/>
        <w:spacing w:beforeLines="0" w:afterLines="0" w:line="360" w:lineRule="auto"/>
        <w:jc w:val="left"/>
        <w:rPr>
          <w:rFonts w:hint="eastAsia"/>
          <w:color w:val="auto"/>
          <w:sz w:val="24"/>
        </w:rPr>
      </w:pPr>
      <w:r>
        <w:rPr>
          <w:rFonts w:hint="eastAsia"/>
          <w:color w:val="auto"/>
          <w:sz w:val="24"/>
        </w:rPr>
        <w:t>“啊！！”一声惨叫划破天际。</w:t>
      </w:r>
    </w:p>
    <w:p w14:paraId="623BECE9">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w:t>
      </w:r>
      <w:r>
        <w:rPr>
          <w:rFonts w:hint="eastAsia"/>
          <w:color w:val="auto"/>
          <w:sz w:val="24"/>
          <w:lang w:val="en-US" w:eastAsia="zh-CN"/>
        </w:rPr>
        <w:t>灵犀</w:t>
      </w:r>
      <w:r>
        <w:rPr>
          <w:rFonts w:hint="eastAsia"/>
          <w:color w:val="auto"/>
          <w:sz w:val="24"/>
          <w:lang w:eastAsia="zh-CN"/>
        </w:rPr>
        <w:t>大怒：</w:t>
      </w:r>
      <w:r>
        <w:rPr>
          <w:rFonts w:hint="eastAsia"/>
          <w:color w:val="auto"/>
          <w:sz w:val="24"/>
        </w:rPr>
        <w:t>我乃</w:t>
      </w:r>
      <w:r>
        <w:rPr>
          <w:rFonts w:hint="eastAsia"/>
          <w:color w:val="auto"/>
          <w:sz w:val="24"/>
          <w:lang w:eastAsia="zh-CN"/>
        </w:rPr>
        <w:t>天姒三皇女</w:t>
      </w:r>
      <w:r>
        <w:rPr>
          <w:rFonts w:hint="eastAsia"/>
          <w:color w:val="auto"/>
          <w:sz w:val="24"/>
        </w:rPr>
        <w:t>，你个蛮夷贱皮，竟然这样对我！老娘一定把你处以极刑，满门抄斩！啊！！</w:t>
      </w:r>
    </w:p>
    <w:p w14:paraId="3F2E63D8">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话音刚落，没等来任何回应，又是狠狠一鞭子抽在脸上。</w:t>
      </w:r>
    </w:p>
    <w:p w14:paraId="0FBF0E90">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夜灵犀</w:t>
      </w:r>
      <w:r>
        <w:rPr>
          <w:rFonts w:hint="eastAsia"/>
          <w:color w:val="auto"/>
          <w:sz w:val="24"/>
        </w:rPr>
        <w:t>疼得两眼一黑。</w:t>
      </w:r>
    </w:p>
    <w:p w14:paraId="12CE94C0">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另一个血淋淋的角落里，有个被五花大绑的血人</w:t>
      </w:r>
      <w:r>
        <w:rPr>
          <w:rFonts w:hint="eastAsia"/>
          <w:color w:val="auto"/>
          <w:sz w:val="24"/>
          <w:lang w:eastAsia="zh-CN"/>
        </w:rPr>
        <w:t>（</w:t>
      </w:r>
      <w:r>
        <w:rPr>
          <w:rFonts w:hint="eastAsia"/>
          <w:color w:val="auto"/>
          <w:sz w:val="24"/>
          <w:lang w:val="en-US" w:eastAsia="zh-CN"/>
        </w:rPr>
        <w:t>洛倾云）</w:t>
      </w:r>
      <w:r>
        <w:rPr>
          <w:rFonts w:hint="eastAsia"/>
          <w:color w:val="auto"/>
          <w:sz w:val="24"/>
        </w:rPr>
        <w:t>抬起头来，气若游丝道：殿下，别喊了。她们听不懂中原话。</w:t>
      </w:r>
    </w:p>
    <w:p w14:paraId="2612BE6F">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夜灵犀心中流泪os</w:t>
      </w:r>
      <w:r>
        <w:rPr>
          <w:rFonts w:hint="eastAsia"/>
          <w:color w:val="auto"/>
          <w:sz w:val="24"/>
        </w:rPr>
        <w:t>：……</w:t>
      </w:r>
      <w:r>
        <w:rPr>
          <w:rFonts w:hint="eastAsia"/>
          <w:color w:val="auto"/>
          <w:sz w:val="24"/>
          <w:lang w:eastAsia="zh-CN"/>
        </w:rPr>
        <w:t>我</w:t>
      </w:r>
      <w:r>
        <w:rPr>
          <w:rFonts w:hint="eastAsia"/>
          <w:color w:val="auto"/>
          <w:sz w:val="24"/>
        </w:rPr>
        <w:t>知道，但</w:t>
      </w:r>
      <w:r>
        <w:rPr>
          <w:rFonts w:hint="eastAsia"/>
          <w:color w:val="auto"/>
          <w:sz w:val="24"/>
          <w:lang w:eastAsia="zh-CN"/>
        </w:rPr>
        <w:t>我</w:t>
      </w:r>
      <w:r>
        <w:rPr>
          <w:rFonts w:hint="eastAsia"/>
          <w:color w:val="auto"/>
          <w:sz w:val="24"/>
        </w:rPr>
        <w:t>忍不住。实在是太他爹的疼了呜呜呜……</w:t>
      </w:r>
    </w:p>
    <w:p w14:paraId="66F13781">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夜凤雅哽咽：</w:t>
      </w:r>
      <w:r>
        <w:rPr>
          <w:rFonts w:hint="eastAsia"/>
          <w:color w:val="auto"/>
          <w:sz w:val="24"/>
        </w:rPr>
        <w:t>六哥</w:t>
      </w:r>
      <w:r>
        <w:rPr>
          <w:rFonts w:hint="eastAsia"/>
          <w:color w:val="auto"/>
          <w:sz w:val="24"/>
          <w:lang w:eastAsia="zh-CN"/>
        </w:rPr>
        <w:t>，你可要</w:t>
      </w:r>
      <w:r>
        <w:rPr>
          <w:rFonts w:hint="eastAsia"/>
          <w:color w:val="auto"/>
          <w:sz w:val="24"/>
        </w:rPr>
        <w:t>早点想开，</w:t>
      </w:r>
      <w:r>
        <w:rPr>
          <w:rFonts w:hint="eastAsia"/>
          <w:color w:val="auto"/>
          <w:sz w:val="24"/>
          <w:lang w:eastAsia="zh-CN"/>
        </w:rPr>
        <w:t>让</w:t>
      </w:r>
      <w:r>
        <w:rPr>
          <w:rFonts w:hint="eastAsia"/>
          <w:color w:val="auto"/>
          <w:sz w:val="24"/>
        </w:rPr>
        <w:t>那首领放</w:t>
      </w:r>
      <w:r>
        <w:rPr>
          <w:rFonts w:hint="eastAsia"/>
          <w:color w:val="auto"/>
          <w:sz w:val="24"/>
          <w:lang w:eastAsia="zh-CN"/>
        </w:rPr>
        <w:t>我</w:t>
      </w:r>
      <w:r>
        <w:rPr>
          <w:rFonts w:hint="eastAsia"/>
          <w:color w:val="auto"/>
          <w:sz w:val="24"/>
        </w:rPr>
        <w:t>一马</w:t>
      </w:r>
      <w:r>
        <w:rPr>
          <w:rFonts w:hint="eastAsia"/>
          <w:color w:val="auto"/>
          <w:sz w:val="24"/>
          <w:lang w:eastAsia="zh-CN"/>
        </w:rPr>
        <w:t>吧呜呜呜</w:t>
      </w:r>
      <w:r>
        <w:rPr>
          <w:rFonts w:hint="eastAsia"/>
          <w:color w:val="auto"/>
          <w:sz w:val="24"/>
        </w:rPr>
        <w:t>。</w:t>
      </w:r>
    </w:p>
    <w:p w14:paraId="5526E380">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夜灵犀</w:t>
      </w:r>
      <w:r>
        <w:rPr>
          <w:rFonts w:hint="eastAsia"/>
          <w:color w:val="auto"/>
          <w:sz w:val="24"/>
        </w:rPr>
        <w:t>泪如雨下。</w:t>
      </w:r>
    </w:p>
    <w:p w14:paraId="2161BB8E">
      <w:pPr>
        <w:bidi w:val="0"/>
        <w:adjustRightInd w:val="0"/>
        <w:snapToGrid w:val="0"/>
        <w:spacing w:beforeLines="0" w:afterLines="0" w:line="360" w:lineRule="auto"/>
        <w:jc w:val="left"/>
        <w:rPr>
          <w:rFonts w:hint="eastAsia"/>
          <w:color w:val="auto"/>
          <w:sz w:val="24"/>
        </w:rPr>
      </w:pPr>
    </w:p>
    <w:p w14:paraId="0B6FEE20">
      <w:pPr>
        <w:bidi w:val="0"/>
        <w:adjustRightInd w:val="0"/>
        <w:snapToGrid w:val="0"/>
        <w:spacing w:beforeLines="0" w:afterLines="0" w:line="360" w:lineRule="auto"/>
        <w:jc w:val="left"/>
        <w:rPr>
          <w:rFonts w:hint="eastAsia"/>
          <w:b/>
          <w:bCs/>
          <w:color w:val="auto"/>
          <w:sz w:val="24"/>
          <w:lang w:val="en-US" w:eastAsia="zh-CN"/>
        </w:rPr>
      </w:pPr>
    </w:p>
    <w:p w14:paraId="06EC0667">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第三十</w:t>
      </w:r>
      <w:r>
        <w:rPr>
          <w:rFonts w:hint="eastAsia"/>
          <w:b/>
          <w:bCs/>
          <w:color w:val="auto"/>
          <w:sz w:val="24"/>
          <w:szCs w:val="24"/>
          <w:lang w:val="en-US" w:eastAsia="zh-CN"/>
        </w:rPr>
        <w:t>六</w:t>
      </w:r>
      <w:r>
        <w:rPr>
          <w:rFonts w:hint="eastAsia"/>
          <w:b/>
          <w:bCs/>
          <w:color w:val="auto"/>
          <w:sz w:val="24"/>
          <w:lang w:val="en-US" w:eastAsia="zh-CN"/>
        </w:rPr>
        <w:t>集</w:t>
      </w:r>
      <w:r>
        <w:rPr>
          <w:rFonts w:hint="eastAsia"/>
          <w:color w:val="auto"/>
          <w:sz w:val="24"/>
          <w:lang w:val="en-US" w:eastAsia="zh-CN"/>
        </w:rPr>
        <w:t xml:space="preserve"> 骨科禁忌 思念成疾</w:t>
      </w:r>
    </w:p>
    <w:p w14:paraId="048E96F5">
      <w:pPr>
        <w:bidi w:val="0"/>
        <w:adjustRightInd w:val="0"/>
        <w:snapToGrid w:val="0"/>
        <w:spacing w:beforeLines="0" w:afterLines="0" w:line="360" w:lineRule="auto"/>
        <w:jc w:val="left"/>
        <w:rPr>
          <w:rFonts w:hint="eastAsia"/>
          <w:color w:val="auto"/>
          <w:sz w:val="24"/>
        </w:rPr>
      </w:pPr>
      <w:r>
        <w:rPr>
          <w:rFonts w:hint="eastAsia"/>
          <w:color w:val="auto"/>
          <w:sz w:val="24"/>
          <w:u w:val="single"/>
          <w:lang w:eastAsia="zh-CN"/>
        </w:rPr>
        <w:t>3</w:t>
      </w:r>
      <w:r>
        <w:rPr>
          <w:rFonts w:hint="eastAsia"/>
          <w:color w:val="auto"/>
          <w:sz w:val="24"/>
          <w:szCs w:val="24"/>
          <w:u w:val="single"/>
          <w:lang w:val="en-US" w:eastAsia="zh-CN"/>
        </w:rPr>
        <w:t>6</w:t>
      </w:r>
      <w:r>
        <w:rPr>
          <w:rFonts w:hint="eastAsia"/>
          <w:color w:val="auto"/>
          <w:sz w:val="24"/>
          <w:u w:val="single"/>
          <w:lang w:val="en-US" w:eastAsia="zh-CN"/>
        </w:rPr>
        <w:t>-1</w:t>
      </w:r>
      <w:r>
        <w:rPr>
          <w:rFonts w:hint="eastAsia"/>
          <w:color w:val="auto"/>
          <w:sz w:val="24"/>
          <w:u w:val="single"/>
          <w:lang w:eastAsia="zh-CN"/>
        </w:rPr>
        <w:t xml:space="preserve"> 日 内 </w:t>
      </w:r>
      <w:r>
        <w:rPr>
          <w:rFonts w:hint="eastAsia"/>
          <w:color w:val="auto"/>
          <w:sz w:val="24"/>
          <w:u w:val="single"/>
        </w:rPr>
        <w:t>羌州州牧府邸。</w:t>
      </w:r>
    </w:p>
    <w:p w14:paraId="36C93C94">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夜凤雅哽咽：</w:t>
      </w:r>
      <w:r>
        <w:rPr>
          <w:rFonts w:hint="eastAsia"/>
          <w:color w:val="auto"/>
          <w:sz w:val="24"/>
        </w:rPr>
        <w:t>六哥</w:t>
      </w:r>
      <w:r>
        <w:rPr>
          <w:rFonts w:hint="eastAsia"/>
          <w:color w:val="auto"/>
          <w:sz w:val="24"/>
          <w:lang w:eastAsia="zh-CN"/>
        </w:rPr>
        <w:t>，你可要</w:t>
      </w:r>
      <w:r>
        <w:rPr>
          <w:rFonts w:hint="eastAsia"/>
          <w:color w:val="auto"/>
          <w:sz w:val="24"/>
        </w:rPr>
        <w:t>早点想开，</w:t>
      </w:r>
      <w:r>
        <w:rPr>
          <w:rFonts w:hint="eastAsia"/>
          <w:color w:val="auto"/>
          <w:sz w:val="24"/>
          <w:lang w:eastAsia="zh-CN"/>
        </w:rPr>
        <w:t>让</w:t>
      </w:r>
      <w:r>
        <w:rPr>
          <w:rFonts w:hint="eastAsia"/>
          <w:color w:val="auto"/>
          <w:sz w:val="24"/>
        </w:rPr>
        <w:t>那首领放</w:t>
      </w:r>
      <w:r>
        <w:rPr>
          <w:rFonts w:hint="eastAsia"/>
          <w:color w:val="auto"/>
          <w:sz w:val="24"/>
          <w:lang w:eastAsia="zh-CN"/>
        </w:rPr>
        <w:t>我</w:t>
      </w:r>
      <w:r>
        <w:rPr>
          <w:rFonts w:hint="eastAsia"/>
          <w:color w:val="auto"/>
          <w:sz w:val="24"/>
        </w:rPr>
        <w:t>一马</w:t>
      </w:r>
      <w:r>
        <w:rPr>
          <w:rFonts w:hint="eastAsia"/>
          <w:color w:val="auto"/>
          <w:sz w:val="24"/>
          <w:lang w:eastAsia="zh-CN"/>
        </w:rPr>
        <w:t>吧呜呜呜</w:t>
      </w:r>
      <w:r>
        <w:rPr>
          <w:rFonts w:hint="eastAsia"/>
          <w:color w:val="auto"/>
          <w:sz w:val="24"/>
        </w:rPr>
        <w:t>。</w:t>
      </w:r>
    </w:p>
    <w:p w14:paraId="57C67769">
      <w:pPr>
        <w:bidi w:val="0"/>
        <w:adjustRightInd w:val="0"/>
        <w:snapToGrid w:val="0"/>
        <w:spacing w:beforeLines="0" w:afterLines="0" w:line="360" w:lineRule="auto"/>
        <w:jc w:val="left"/>
        <w:rPr>
          <w:rFonts w:hint="eastAsia"/>
          <w:color w:val="auto"/>
          <w:sz w:val="24"/>
          <w:lang w:eastAsia="zh-CN"/>
        </w:rPr>
      </w:pPr>
      <w:r>
        <w:rPr>
          <w:rFonts w:hint="eastAsia"/>
          <w:color w:val="auto"/>
          <w:sz w:val="24"/>
          <w:lang w:eastAsia="zh-CN"/>
        </w:rPr>
        <w:t>夜灵犀</w:t>
      </w:r>
      <w:r>
        <w:rPr>
          <w:rFonts w:hint="eastAsia"/>
          <w:color w:val="auto"/>
          <w:sz w:val="24"/>
        </w:rPr>
        <w:t>泪如雨下。</w:t>
      </w:r>
    </w:p>
    <w:p w14:paraId="1EB854F6">
      <w:pPr>
        <w:bidi w:val="0"/>
        <w:adjustRightInd w:val="0"/>
        <w:snapToGrid w:val="0"/>
        <w:spacing w:beforeLines="0" w:afterLines="0" w:line="360" w:lineRule="auto"/>
        <w:jc w:val="left"/>
        <w:rPr>
          <w:rFonts w:hint="eastAsia"/>
          <w:color w:val="auto"/>
          <w:sz w:val="24"/>
          <w:lang w:eastAsia="zh-CN"/>
        </w:rPr>
      </w:pPr>
    </w:p>
    <w:p w14:paraId="56F2AE7B">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eastAsia="zh-CN"/>
        </w:rPr>
        <w:t>3</w:t>
      </w:r>
      <w:r>
        <w:rPr>
          <w:rFonts w:hint="eastAsia"/>
          <w:color w:val="auto"/>
          <w:sz w:val="24"/>
          <w:szCs w:val="24"/>
          <w:u w:val="single"/>
          <w:lang w:val="en-US" w:eastAsia="zh-CN"/>
        </w:rPr>
        <w:t>6</w:t>
      </w:r>
      <w:r>
        <w:rPr>
          <w:rFonts w:hint="eastAsia"/>
          <w:color w:val="auto"/>
          <w:sz w:val="24"/>
          <w:u w:val="single"/>
          <w:lang w:val="en-US" w:eastAsia="zh-CN"/>
        </w:rPr>
        <w:t>-2</w:t>
      </w:r>
      <w:r>
        <w:rPr>
          <w:rFonts w:hint="eastAsia"/>
          <w:color w:val="auto"/>
          <w:sz w:val="24"/>
          <w:u w:val="single"/>
          <w:lang w:eastAsia="zh-CN"/>
        </w:rPr>
        <w:t xml:space="preserve"> 日 内 </w:t>
      </w:r>
      <w:r>
        <w:rPr>
          <w:rFonts w:hint="eastAsia"/>
          <w:color w:val="auto"/>
          <w:sz w:val="24"/>
          <w:u w:val="single"/>
        </w:rPr>
        <w:t>羌州州牧府邸</w:t>
      </w:r>
      <w:r>
        <w:rPr>
          <w:rFonts w:hint="eastAsia"/>
          <w:color w:val="auto"/>
          <w:sz w:val="24"/>
          <w:u w:val="single"/>
          <w:lang w:eastAsia="zh-CN"/>
        </w:rPr>
        <w:t>后院</w:t>
      </w:r>
    </w:p>
    <w:p w14:paraId="5CBF7810">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后院一片脉脉温情，岁月静好。</w:t>
      </w:r>
    </w:p>
    <w:p w14:paraId="1BF61055">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高鼻深目的中年女人神色温柔，近乎魔怔的温柔</w:t>
      </w:r>
    </w:p>
    <w:p w14:paraId="42C61D52">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成吉煊荷：阿图罗</w:t>
      </w:r>
      <w:r>
        <w:rPr>
          <w:rFonts w:hint="eastAsia"/>
          <w:color w:val="auto"/>
          <w:sz w:val="24"/>
        </w:rPr>
        <w:t>，你瞧，这是你最喜欢的孔雀羽扇……价值千金。</w:t>
      </w:r>
    </w:p>
    <w:p w14:paraId="1A8FC7FC">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lang w:val="en-US" w:eastAsia="zh-CN"/>
        </w:rPr>
        <w:t>夜烬寒</w:t>
      </w:r>
      <w:r>
        <w:rPr>
          <w:rFonts w:hint="eastAsia"/>
          <w:color w:val="auto"/>
          <w:sz w:val="24"/>
        </w:rPr>
        <w:t>摆着一张苍白冷漠的死人脸，凶巴巴地一把夺过她手中的孔雀羽扇，撕了个七零八落后又扔在地上不要命似的狂踩一气，直到把自己累的气喘吁吁才停下。</w:t>
      </w:r>
    </w:p>
    <w:p w14:paraId="60C04772">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成吉煊荷</w:t>
      </w:r>
      <w:r>
        <w:rPr>
          <w:rFonts w:hint="eastAsia"/>
          <w:color w:val="auto"/>
          <w:sz w:val="24"/>
        </w:rPr>
        <w:t>只是沉默地看着他踩，眼睛眨也不眨，像是舍不得将目光从他身上移开</w:t>
      </w:r>
    </w:p>
    <w:p w14:paraId="079B3271">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rPr>
        <w:t>柔声道：踩得真好。就该这样，不喜欢就踩烂，能被你踩，是这把扇子的荣幸……我真羡慕它。</w:t>
      </w:r>
    </w:p>
    <w:p w14:paraId="5859E54F">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想要发疯的</w:t>
      </w:r>
      <w:r>
        <w:rPr>
          <w:rFonts w:hint="eastAsia"/>
          <w:color w:val="auto"/>
          <w:sz w:val="24"/>
          <w:lang w:eastAsia="zh-CN"/>
        </w:rPr>
        <w:t>夜烬寒</w:t>
      </w:r>
      <w:r>
        <w:rPr>
          <w:rFonts w:hint="eastAsia"/>
          <w:color w:val="auto"/>
          <w:sz w:val="24"/>
        </w:rPr>
        <w:t>一阵窒息。</w:t>
      </w:r>
    </w:p>
    <w:p w14:paraId="7F2FE790">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夜烬寒无语os：</w:t>
      </w:r>
      <w:r>
        <w:rPr>
          <w:rFonts w:hint="eastAsia"/>
          <w:color w:val="auto"/>
          <w:sz w:val="24"/>
        </w:rPr>
        <w:t>他爹的，遇到对手了。</w:t>
      </w:r>
    </w:p>
    <w:p w14:paraId="1FE66837">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成吉煊荷</w:t>
      </w:r>
      <w:r>
        <w:rPr>
          <w:rFonts w:hint="eastAsia"/>
          <w:color w:val="auto"/>
          <w:sz w:val="24"/>
        </w:rPr>
        <w:t>轻声说着，想要伸手摸一摸对方的脸，却被厌恶地躲开。</w:t>
      </w:r>
    </w:p>
    <w:p w14:paraId="3FD39222">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rPr>
        <w:t>露出一个宠溺的笑</w:t>
      </w:r>
      <w:r>
        <w:rPr>
          <w:rFonts w:hint="eastAsia"/>
          <w:color w:val="auto"/>
          <w:sz w:val="24"/>
          <w:lang w:eastAsia="zh-CN"/>
        </w:rPr>
        <w:t>：</w:t>
      </w:r>
      <w:r>
        <w:rPr>
          <w:rFonts w:hint="eastAsia"/>
          <w:color w:val="auto"/>
          <w:sz w:val="24"/>
        </w:rPr>
        <w:t>自从回到我身边，你怎么不爱笑了？都这么大了，还是像个孩子一样爱耍小脾气</w:t>
      </w:r>
      <w:r>
        <w:rPr>
          <w:rFonts w:hint="eastAsia"/>
          <w:color w:val="auto"/>
          <w:sz w:val="24"/>
          <w:lang w:eastAsia="zh-CN"/>
        </w:rPr>
        <w:t>。阿图罗</w:t>
      </w:r>
      <w:r>
        <w:rPr>
          <w:rFonts w:hint="eastAsia"/>
          <w:color w:val="auto"/>
          <w:sz w:val="24"/>
        </w:rPr>
        <w:t>，你想我吗。</w:t>
      </w:r>
    </w:p>
    <w:p w14:paraId="1D34645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夜烬寒</w:t>
      </w:r>
      <w:r>
        <w:rPr>
          <w:rFonts w:hint="eastAsia"/>
          <w:color w:val="auto"/>
          <w:sz w:val="24"/>
        </w:rPr>
        <w:t>又翻了一个白眼。</w:t>
      </w:r>
    </w:p>
    <w:p w14:paraId="20171A6A">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成吉煊荷</w:t>
      </w:r>
      <w:r>
        <w:rPr>
          <w:rFonts w:hint="eastAsia"/>
          <w:color w:val="auto"/>
          <w:sz w:val="24"/>
        </w:rPr>
        <w:t>也完全不介意</w:t>
      </w:r>
      <w:r>
        <w:rPr>
          <w:rFonts w:hint="eastAsia"/>
          <w:color w:val="auto"/>
          <w:sz w:val="24"/>
          <w:lang w:eastAsia="zh-CN"/>
        </w:rPr>
        <w:t>夜烬寒</w:t>
      </w:r>
      <w:r>
        <w:rPr>
          <w:rFonts w:hint="eastAsia"/>
          <w:color w:val="auto"/>
          <w:sz w:val="24"/>
        </w:rPr>
        <w:t>的臭脸，反而自说自话地继续下去</w:t>
      </w:r>
    </w:p>
    <w:p w14:paraId="305B2B9B">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rPr>
        <w:t>你两天没吃东西了，饿了吧？我吩咐厨房做了你最喜欢的烤羊腰，好好补补。</w:t>
      </w:r>
    </w:p>
    <w:p w14:paraId="4C10A986">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夜烬寒震惊os</w:t>
      </w:r>
      <w:r>
        <w:rPr>
          <w:rFonts w:hint="eastAsia"/>
          <w:color w:val="auto"/>
          <w:sz w:val="24"/>
        </w:rPr>
        <w:t>：……谁需要补腰子啊！滚啊！</w:t>
      </w:r>
      <w:r>
        <w:rPr>
          <w:rFonts w:hint="eastAsia"/>
          <w:color w:val="auto"/>
          <w:sz w:val="24"/>
          <w:lang w:eastAsia="zh-CN"/>
        </w:rPr>
        <w:t>我</w:t>
      </w:r>
      <w:r>
        <w:rPr>
          <w:rFonts w:hint="eastAsia"/>
          <w:color w:val="auto"/>
          <w:sz w:val="24"/>
        </w:rPr>
        <w:t>就是要把自己饿死！</w:t>
      </w:r>
    </w:p>
    <w:p w14:paraId="1E80E873">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肚子饿的直响</w:t>
      </w:r>
      <w:r>
        <w:rPr>
          <w:rFonts w:hint="eastAsia"/>
          <w:color w:val="auto"/>
          <w:sz w:val="24"/>
        </w:rPr>
        <w:t>。</w:t>
      </w:r>
      <w:r>
        <w:rPr>
          <w:rFonts w:hint="eastAsia"/>
          <w:color w:val="auto"/>
          <w:sz w:val="24"/>
          <w:lang w:eastAsia="zh-CN"/>
        </w:rPr>
        <w:t>夜烬寒</w:t>
      </w:r>
      <w:r>
        <w:rPr>
          <w:rFonts w:hint="eastAsia"/>
          <w:color w:val="auto"/>
          <w:sz w:val="24"/>
        </w:rPr>
        <w:t>坚定地把嘴角一擦，非常冷漠不屑地背过身去。</w:t>
      </w:r>
    </w:p>
    <w:p w14:paraId="7A4B459A">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rPr>
        <w:t>笑着摇头：你啊……</w:t>
      </w:r>
    </w:p>
    <w:p w14:paraId="3903733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夜烬寒</w:t>
      </w:r>
      <w:r>
        <w:rPr>
          <w:rFonts w:hint="eastAsia"/>
          <w:color w:val="auto"/>
          <w:sz w:val="24"/>
          <w:lang w:val="en-US" w:eastAsia="zh-CN"/>
        </w:rPr>
        <w:t>看到后</w:t>
      </w:r>
      <w:r>
        <w:rPr>
          <w:rFonts w:hint="eastAsia"/>
          <w:color w:val="auto"/>
          <w:sz w:val="24"/>
        </w:rPr>
        <w:t>倏地一愣。</w:t>
      </w:r>
    </w:p>
    <w:p w14:paraId="5B3218CA">
      <w:pPr>
        <w:bidi w:val="0"/>
        <w:adjustRightInd w:val="0"/>
        <w:snapToGrid w:val="0"/>
        <w:spacing w:beforeLines="0" w:afterLines="0" w:line="360" w:lineRule="auto"/>
        <w:jc w:val="left"/>
        <w:rPr>
          <w:rFonts w:hint="eastAsia"/>
          <w:color w:val="auto"/>
          <w:sz w:val="24"/>
          <w:lang w:eastAsia="zh-CN"/>
        </w:rPr>
      </w:pPr>
      <w:r>
        <w:rPr>
          <w:rFonts w:hint="eastAsia"/>
          <w:color w:val="auto"/>
          <w:sz w:val="24"/>
          <w:lang w:eastAsia="zh-CN"/>
        </w:rPr>
        <w:t>【闪回】</w:t>
      </w:r>
    </w:p>
    <w:p w14:paraId="000F55EB">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rPr>
        <w:t>无奈又温柔</w:t>
      </w:r>
      <w:r>
        <w:rPr>
          <w:rFonts w:hint="eastAsia"/>
          <w:color w:val="auto"/>
          <w:sz w:val="24"/>
          <w:lang w:eastAsia="zh-CN"/>
        </w:rPr>
        <w:t>：</w:t>
      </w:r>
      <w:r>
        <w:rPr>
          <w:rFonts w:hint="eastAsia"/>
          <w:color w:val="auto"/>
          <w:sz w:val="24"/>
        </w:rPr>
        <w:t>你啊……</w:t>
      </w:r>
    </w:p>
    <w:p w14:paraId="7C659028">
      <w:pPr>
        <w:bidi w:val="0"/>
        <w:adjustRightInd w:val="0"/>
        <w:snapToGrid w:val="0"/>
        <w:spacing w:beforeLines="0" w:afterLines="0" w:line="360" w:lineRule="auto"/>
        <w:jc w:val="left"/>
        <w:rPr>
          <w:rFonts w:hint="eastAsia"/>
          <w:color w:val="auto"/>
          <w:sz w:val="24"/>
        </w:rPr>
      </w:pPr>
      <w:r>
        <w:rPr>
          <w:rFonts w:hint="eastAsia"/>
          <w:color w:val="auto"/>
          <w:sz w:val="24"/>
          <w:lang w:eastAsia="zh-CN"/>
        </w:rPr>
        <w:t>【闪回结束】</w:t>
      </w:r>
    </w:p>
    <w:p w14:paraId="710BA9AB">
      <w:pPr>
        <w:bidi w:val="0"/>
        <w:adjustRightInd w:val="0"/>
        <w:snapToGrid w:val="0"/>
        <w:spacing w:beforeLines="0" w:afterLines="0" w:line="360" w:lineRule="auto"/>
        <w:jc w:val="left"/>
        <w:rPr>
          <w:rFonts w:hint="eastAsia"/>
          <w:color w:val="auto"/>
          <w:sz w:val="24"/>
        </w:rPr>
      </w:pPr>
      <w:r>
        <w:rPr>
          <w:rFonts w:hint="eastAsia"/>
          <w:color w:val="auto"/>
          <w:sz w:val="24"/>
          <w:lang w:eastAsia="zh-CN"/>
        </w:rPr>
        <w:t>夜烬寒苦笑os：</w:t>
      </w:r>
      <w:r>
        <w:rPr>
          <w:rFonts w:hint="eastAsia"/>
          <w:color w:val="auto"/>
          <w:sz w:val="24"/>
        </w:rPr>
        <w:t>早知如此，</w:t>
      </w:r>
      <w:r>
        <w:rPr>
          <w:rFonts w:hint="eastAsia"/>
          <w:color w:val="auto"/>
          <w:sz w:val="24"/>
          <w:lang w:val="en-US" w:eastAsia="zh-CN"/>
        </w:rPr>
        <w:t>早</w:t>
      </w:r>
      <w:r>
        <w:rPr>
          <w:rFonts w:hint="eastAsia"/>
          <w:color w:val="auto"/>
          <w:sz w:val="24"/>
          <w:lang w:eastAsia="zh-CN"/>
        </w:rPr>
        <w:t>应</w:t>
      </w:r>
      <w:r>
        <w:rPr>
          <w:rFonts w:hint="eastAsia"/>
          <w:color w:val="auto"/>
          <w:sz w:val="24"/>
        </w:rPr>
        <w:t>随便寻个无人处把事儿办了。牡丹花下死，做鬼也风流。何至于如今，心心念念遗憾着没能和她缠绵一场，死也死得难受。</w:t>
      </w:r>
    </w:p>
    <w:p w14:paraId="226F6DC6">
      <w:pPr>
        <w:bidi w:val="0"/>
        <w:adjustRightInd w:val="0"/>
        <w:snapToGrid w:val="0"/>
        <w:spacing w:beforeLines="0" w:afterLines="0" w:line="360" w:lineRule="auto"/>
        <w:jc w:val="left"/>
        <w:rPr>
          <w:rFonts w:hint="eastAsia"/>
          <w:color w:val="auto"/>
          <w:sz w:val="24"/>
        </w:rPr>
      </w:pPr>
      <w:r>
        <w:rPr>
          <w:rFonts w:hint="eastAsia"/>
          <w:color w:val="auto"/>
          <w:sz w:val="24"/>
          <w:lang w:eastAsia="zh-CN"/>
        </w:rPr>
        <w:t>成吉煊荷</w:t>
      </w:r>
      <w:r>
        <w:rPr>
          <w:rFonts w:hint="eastAsia"/>
          <w:color w:val="auto"/>
          <w:sz w:val="24"/>
        </w:rPr>
        <w:t>慈爱地微笑着</w:t>
      </w:r>
      <w:r>
        <w:rPr>
          <w:rFonts w:hint="eastAsia"/>
          <w:color w:val="auto"/>
          <w:sz w:val="24"/>
          <w:lang w:val="en-US" w:eastAsia="zh-CN"/>
        </w:rPr>
        <w:t>阴恻恻开口</w:t>
      </w:r>
      <w:r>
        <w:rPr>
          <w:rFonts w:hint="eastAsia"/>
          <w:color w:val="auto"/>
          <w:sz w:val="24"/>
          <w:lang w:eastAsia="zh-CN"/>
        </w:rPr>
        <w:t>：阿图罗</w:t>
      </w:r>
      <w:r>
        <w:rPr>
          <w:rFonts w:hint="eastAsia"/>
          <w:color w:val="auto"/>
          <w:sz w:val="24"/>
        </w:rPr>
        <w:t>，</w:t>
      </w:r>
      <w:r>
        <w:rPr>
          <w:rFonts w:hint="eastAsia"/>
          <w:color w:val="auto"/>
          <w:sz w:val="24"/>
          <w:lang w:val="en-US" w:eastAsia="zh-CN"/>
        </w:rPr>
        <w:t>你</w:t>
      </w:r>
      <w:r>
        <w:rPr>
          <w:rFonts w:hint="eastAsia"/>
          <w:color w:val="auto"/>
          <w:sz w:val="24"/>
        </w:rPr>
        <w:t>如果饿死了，谁来当我的夫郎？</w:t>
      </w:r>
    </w:p>
    <w:p w14:paraId="01F11C2D">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忍了这么久没开口，</w:t>
      </w:r>
      <w:r>
        <w:rPr>
          <w:rFonts w:hint="eastAsia"/>
          <w:color w:val="auto"/>
          <w:sz w:val="24"/>
          <w:lang w:eastAsia="zh-CN"/>
        </w:rPr>
        <w:t>夜烬寒</w:t>
      </w:r>
      <w:r>
        <w:rPr>
          <w:rFonts w:hint="eastAsia"/>
          <w:color w:val="auto"/>
          <w:sz w:val="24"/>
        </w:rPr>
        <w:t>再也忍不住了，他直接抄起手将整张桌子掀翻，桌上的烤肉跌了一地，那张漂亮的嘴里吐出了优美的异国语言</w:t>
      </w:r>
    </w:p>
    <w:p w14:paraId="234BD70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w:t>
      </w:r>
      <w:r>
        <w:rPr>
          <w:rFonts w:hint="eastAsia"/>
          <w:color w:val="auto"/>
          <w:sz w:val="24"/>
        </w:rPr>
        <w:t>：</w:t>
      </w:r>
      <w:r>
        <w:rPr>
          <w:rFonts w:hint="eastAsia"/>
          <w:color w:val="auto"/>
          <w:sz w:val="24"/>
          <w:lang w:val="en-US" w:eastAsia="zh-CN"/>
        </w:rPr>
        <w:t>搞什么替身文学！</w:t>
      </w:r>
      <w:r>
        <w:rPr>
          <w:rFonts w:hint="eastAsia"/>
          <w:color w:val="auto"/>
          <w:sz w:val="24"/>
        </w:rPr>
        <w:t>！！</w:t>
      </w:r>
      <w:r>
        <w:rPr>
          <w:rFonts w:hint="eastAsia"/>
          <w:color w:val="auto"/>
          <w:sz w:val="24"/>
          <w:lang w:val="en-US" w:eastAsia="zh-CN"/>
        </w:rPr>
        <w:t>凤昭！快来救我！</w:t>
      </w:r>
    </w:p>
    <w:p w14:paraId="0181EBAC">
      <w:pPr>
        <w:bidi w:val="0"/>
        <w:adjustRightInd w:val="0"/>
        <w:snapToGrid w:val="0"/>
        <w:spacing w:beforeLines="0" w:afterLines="0" w:line="360" w:lineRule="auto"/>
        <w:jc w:val="left"/>
        <w:rPr>
          <w:rFonts w:hint="eastAsia"/>
          <w:color w:val="auto"/>
          <w:sz w:val="24"/>
          <w:lang w:val="en-US" w:eastAsia="zh-CN"/>
        </w:rPr>
      </w:pPr>
    </w:p>
    <w:p w14:paraId="246D190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3</w:t>
      </w:r>
      <w:r>
        <w:rPr>
          <w:rFonts w:hint="eastAsia"/>
          <w:color w:val="auto"/>
          <w:sz w:val="24"/>
          <w:szCs w:val="24"/>
          <w:u w:val="single"/>
          <w:lang w:val="en-US" w:eastAsia="zh-CN"/>
        </w:rPr>
        <w:t>6</w:t>
      </w:r>
      <w:r>
        <w:rPr>
          <w:rFonts w:hint="eastAsia"/>
          <w:color w:val="auto"/>
          <w:sz w:val="24"/>
          <w:u w:val="single"/>
          <w:lang w:val="en-US" w:eastAsia="zh-CN"/>
        </w:rPr>
        <w:t>-3 日 外 庆州路上</w:t>
      </w:r>
    </w:p>
    <w:p w14:paraId="0C871DA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日夜兼程的凤昭似有所感，抬头看向</w:t>
      </w:r>
      <w:r>
        <w:rPr>
          <w:rFonts w:hint="eastAsia"/>
          <w:color w:val="auto"/>
          <w:sz w:val="24"/>
        </w:rPr>
        <w:t>羌州州牧府邸</w:t>
      </w:r>
      <w:r>
        <w:rPr>
          <w:rFonts w:hint="eastAsia"/>
          <w:color w:val="auto"/>
          <w:sz w:val="24"/>
          <w:lang w:val="en-US" w:eastAsia="zh-CN"/>
        </w:rPr>
        <w:t>方向。</w:t>
      </w:r>
    </w:p>
    <w:p w14:paraId="636C4E00">
      <w:pPr>
        <w:bidi w:val="0"/>
        <w:adjustRightInd w:val="0"/>
        <w:snapToGrid w:val="0"/>
        <w:spacing w:beforeLines="0" w:afterLines="0" w:line="360" w:lineRule="auto"/>
        <w:jc w:val="left"/>
        <w:rPr>
          <w:rFonts w:hint="eastAsia"/>
          <w:color w:val="auto"/>
          <w:sz w:val="24"/>
          <w:lang w:val="en-US" w:eastAsia="zh-CN"/>
        </w:rPr>
      </w:pPr>
    </w:p>
    <w:p w14:paraId="6754D427">
      <w:pPr>
        <w:bidi w:val="0"/>
        <w:adjustRightInd w:val="0"/>
        <w:snapToGrid w:val="0"/>
        <w:spacing w:beforeLines="0" w:afterLines="0" w:line="360" w:lineRule="auto"/>
        <w:jc w:val="left"/>
        <w:rPr>
          <w:rFonts w:hint="eastAsia"/>
          <w:color w:val="auto"/>
          <w:sz w:val="24"/>
          <w:lang w:val="en-US" w:eastAsia="zh-CN"/>
        </w:rPr>
      </w:pPr>
    </w:p>
    <w:p w14:paraId="1F5D17C0">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第三十</w:t>
      </w:r>
      <w:r>
        <w:rPr>
          <w:rFonts w:hint="eastAsia"/>
          <w:b/>
          <w:bCs/>
          <w:color w:val="auto"/>
          <w:sz w:val="24"/>
          <w:szCs w:val="24"/>
          <w:lang w:val="en-US" w:eastAsia="zh-CN"/>
        </w:rPr>
        <w:t>七</w:t>
      </w:r>
      <w:r>
        <w:rPr>
          <w:rFonts w:hint="eastAsia"/>
          <w:b/>
          <w:bCs/>
          <w:color w:val="auto"/>
          <w:sz w:val="24"/>
          <w:lang w:val="en-US" w:eastAsia="zh-CN"/>
        </w:rPr>
        <w:t xml:space="preserve">集 </w:t>
      </w:r>
      <w:r>
        <w:rPr>
          <w:rFonts w:hint="eastAsia"/>
          <w:color w:val="auto"/>
          <w:sz w:val="24"/>
          <w:lang w:val="en-US" w:eastAsia="zh-CN"/>
        </w:rPr>
        <w:t>密道奇谋 城楼惊变</w:t>
      </w:r>
    </w:p>
    <w:p w14:paraId="5757ECDD">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3</w:t>
      </w:r>
      <w:r>
        <w:rPr>
          <w:rFonts w:hint="eastAsia"/>
          <w:color w:val="auto"/>
          <w:sz w:val="24"/>
          <w:szCs w:val="24"/>
          <w:u w:val="single"/>
          <w:lang w:val="en-US" w:eastAsia="zh-CN"/>
        </w:rPr>
        <w:t>7</w:t>
      </w:r>
      <w:r>
        <w:rPr>
          <w:rFonts w:hint="eastAsia"/>
          <w:color w:val="auto"/>
          <w:sz w:val="24"/>
          <w:u w:val="single"/>
          <w:lang w:val="en-US" w:eastAsia="zh-CN"/>
        </w:rPr>
        <w:t>-1 日 内 茶楼</w:t>
      </w:r>
    </w:p>
    <w:p w14:paraId="315203FF">
      <w:pPr>
        <w:bidi w:val="0"/>
        <w:adjustRightInd w:val="0"/>
        <w:snapToGrid w:val="0"/>
        <w:spacing w:beforeLines="0" w:afterLines="0" w:line="360" w:lineRule="auto"/>
        <w:jc w:val="left"/>
        <w:rPr>
          <w:rFonts w:hint="default"/>
          <w:color w:val="auto"/>
          <w:sz w:val="24"/>
          <w:u w:val="none"/>
          <w:lang w:val="en-US" w:eastAsia="zh-CN"/>
        </w:rPr>
      </w:pPr>
      <w:r>
        <w:rPr>
          <w:rFonts w:hint="eastAsia"/>
          <w:color w:val="auto"/>
          <w:sz w:val="24"/>
          <w:u w:val="none"/>
          <w:lang w:val="en-US" w:eastAsia="zh-CN"/>
        </w:rPr>
        <w:t>凤凛川手下下跪作揖，凤凛川看着茶楼外街景逗弄笼中鸟</w:t>
      </w:r>
    </w:p>
    <w:p w14:paraId="08061064">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手下：主公料事如神，羌州沦陷，朝堂大乱，我们的人已进入权力中枢，只是那三皇女......</w:t>
      </w:r>
    </w:p>
    <w:p w14:paraId="40298314">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凤凛川轻哼一声将鸟食拿出扔在桌上</w:t>
      </w:r>
    </w:p>
    <w:p w14:paraId="3FDD0B4D">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凤凛川：自作聪明的蠢货，不过是一只可怜的笼中鸟，也配同我为伍。没有价值的垃圾，就让她自生自灭吧</w:t>
      </w:r>
    </w:p>
    <w:p w14:paraId="75592C4A">
      <w:pPr>
        <w:bidi w:val="0"/>
        <w:adjustRightInd w:val="0"/>
        <w:snapToGrid w:val="0"/>
        <w:spacing w:beforeLines="0" w:afterLines="0" w:line="360" w:lineRule="auto"/>
        <w:jc w:val="left"/>
        <w:rPr>
          <w:rFonts w:hint="default"/>
          <w:color w:val="auto"/>
          <w:sz w:val="24"/>
          <w:u w:val="none"/>
          <w:lang w:val="en-US" w:eastAsia="zh-CN"/>
        </w:rPr>
      </w:pPr>
      <w:r>
        <w:rPr>
          <w:rFonts w:hint="eastAsia"/>
          <w:color w:val="auto"/>
          <w:sz w:val="24"/>
          <w:u w:val="none"/>
          <w:lang w:val="en-US" w:eastAsia="zh-CN"/>
        </w:rPr>
        <w:t>说罢打开鸟笼逗弄小鸟，鸟跳出鸟笼却没有飞走。</w:t>
      </w:r>
    </w:p>
    <w:p w14:paraId="0A791152">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凤凛川：呵。倒是那凤昭......的确今时不同往日</w:t>
      </w:r>
    </w:p>
    <w:p w14:paraId="6D7980BF">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手下：主公是想亲自前往？</w:t>
      </w:r>
    </w:p>
    <w:p w14:paraId="5280796D">
      <w:pPr>
        <w:bidi w:val="0"/>
        <w:adjustRightInd w:val="0"/>
        <w:snapToGrid w:val="0"/>
        <w:spacing w:beforeLines="0" w:afterLines="0" w:line="360" w:lineRule="auto"/>
        <w:jc w:val="left"/>
        <w:rPr>
          <w:rFonts w:hint="eastAsia"/>
          <w:color w:val="auto"/>
          <w:sz w:val="24"/>
          <w:u w:val="none"/>
          <w:lang w:val="en-US" w:eastAsia="zh-CN"/>
        </w:rPr>
      </w:pPr>
      <w:r>
        <w:rPr>
          <w:rFonts w:hint="eastAsia"/>
          <w:color w:val="auto"/>
          <w:sz w:val="24"/>
          <w:u w:val="none"/>
          <w:lang w:val="en-US" w:eastAsia="zh-CN"/>
        </w:rPr>
        <w:t>凤凛川讳莫如深起身走到窗边：是时候联系他了。</w:t>
      </w:r>
    </w:p>
    <w:p w14:paraId="5FFAB159">
      <w:pPr>
        <w:bidi w:val="0"/>
        <w:adjustRightInd w:val="0"/>
        <w:snapToGrid w:val="0"/>
        <w:spacing w:beforeLines="0" w:afterLines="0" w:line="360" w:lineRule="auto"/>
        <w:jc w:val="left"/>
        <w:rPr>
          <w:rFonts w:hint="default"/>
          <w:color w:val="auto"/>
          <w:sz w:val="24"/>
          <w:u w:val="single"/>
          <w:lang w:val="en-US" w:eastAsia="zh-CN"/>
        </w:rPr>
      </w:pPr>
    </w:p>
    <w:p w14:paraId="5D7CD3F4">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3</w:t>
      </w:r>
      <w:r>
        <w:rPr>
          <w:rFonts w:hint="eastAsia"/>
          <w:color w:val="auto"/>
          <w:sz w:val="24"/>
          <w:szCs w:val="24"/>
          <w:u w:val="single"/>
          <w:lang w:val="en-US" w:eastAsia="zh-CN"/>
        </w:rPr>
        <w:t>7</w:t>
      </w:r>
      <w:r>
        <w:rPr>
          <w:rFonts w:hint="eastAsia"/>
          <w:color w:val="auto"/>
          <w:sz w:val="24"/>
          <w:u w:val="single"/>
          <w:lang w:val="en-US" w:eastAsia="zh-CN"/>
        </w:rPr>
        <w:t xml:space="preserve">-2 日 内 </w:t>
      </w:r>
      <w:r>
        <w:rPr>
          <w:rFonts w:hint="default"/>
          <w:color w:val="auto"/>
          <w:sz w:val="24"/>
          <w:u w:val="single"/>
          <w:lang w:val="en-US" w:eastAsia="zh-CN"/>
        </w:rPr>
        <w:t>在庆州与羌州接壤的天水郡</w:t>
      </w:r>
    </w:p>
    <w:p w14:paraId="13F0CB5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进入小院时，正好看见了</w:t>
      </w:r>
      <w:r>
        <w:rPr>
          <w:rFonts w:hint="eastAsia"/>
          <w:color w:val="auto"/>
          <w:sz w:val="24"/>
          <w:lang w:val="en-US" w:eastAsia="zh-CN"/>
        </w:rPr>
        <w:t>秦琥</w:t>
      </w:r>
      <w:r>
        <w:rPr>
          <w:rFonts w:hint="default"/>
          <w:color w:val="auto"/>
          <w:sz w:val="24"/>
          <w:lang w:val="en-US" w:eastAsia="zh-CN"/>
        </w:rPr>
        <w:t>躺在摇椅上晒着太阳呼呼大睡。</w:t>
      </w:r>
    </w:p>
    <w:p w14:paraId="085FD64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还没说话，</w:t>
      </w:r>
      <w:r>
        <w:rPr>
          <w:rFonts w:hint="eastAsia"/>
          <w:color w:val="auto"/>
          <w:sz w:val="24"/>
          <w:lang w:val="en-US" w:eastAsia="zh-CN"/>
        </w:rPr>
        <w:t>月弦</w:t>
      </w:r>
      <w:r>
        <w:rPr>
          <w:rFonts w:hint="default"/>
          <w:color w:val="auto"/>
          <w:sz w:val="24"/>
          <w:lang w:val="en-US" w:eastAsia="zh-CN"/>
        </w:rPr>
        <w:t>直接走过去毫不客气地摇醒了她</w:t>
      </w:r>
    </w:p>
    <w:p w14:paraId="3315BA7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w:t>
      </w:r>
      <w:r>
        <w:rPr>
          <w:rFonts w:hint="eastAsia"/>
          <w:color w:val="auto"/>
          <w:sz w:val="24"/>
          <w:lang w:val="en-US" w:eastAsia="zh-CN"/>
        </w:rPr>
        <w:t>秦将军</w:t>
      </w:r>
      <w:r>
        <w:rPr>
          <w:rFonts w:hint="default"/>
          <w:color w:val="auto"/>
          <w:sz w:val="24"/>
          <w:lang w:val="en-US" w:eastAsia="zh-CN"/>
        </w:rPr>
        <w:t>，该起了。</w:t>
      </w:r>
    </w:p>
    <w:p w14:paraId="3C694C9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眼睛都不睁，十分硬气地翻了个身背对着</w:t>
      </w:r>
      <w:r>
        <w:rPr>
          <w:rFonts w:hint="eastAsia"/>
          <w:color w:val="auto"/>
          <w:sz w:val="24"/>
          <w:lang w:val="en-US" w:eastAsia="zh-CN"/>
        </w:rPr>
        <w:t>月弦</w:t>
      </w:r>
    </w:p>
    <w:p w14:paraId="44CC93E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：哼，如果不是天塌了，谁也别想挪动</w:t>
      </w:r>
      <w:r>
        <w:rPr>
          <w:rFonts w:hint="eastAsia"/>
          <w:color w:val="auto"/>
          <w:sz w:val="24"/>
          <w:lang w:val="en-US" w:eastAsia="zh-CN"/>
        </w:rPr>
        <w:t>我</w:t>
      </w:r>
      <w:r>
        <w:rPr>
          <w:rFonts w:hint="default"/>
          <w:color w:val="auto"/>
          <w:sz w:val="24"/>
          <w:lang w:val="en-US" w:eastAsia="zh-CN"/>
        </w:rPr>
        <w:t>。</w:t>
      </w:r>
    </w:p>
    <w:p w14:paraId="2474D01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闻言，忍不住轻笑一声</w:t>
      </w:r>
      <w:r>
        <w:rPr>
          <w:rFonts w:hint="eastAsia"/>
          <w:color w:val="auto"/>
          <w:sz w:val="24"/>
          <w:lang w:val="en-US" w:eastAsia="zh-CN"/>
        </w:rPr>
        <w:t>：</w:t>
      </w:r>
      <w:r>
        <w:rPr>
          <w:rFonts w:hint="default"/>
          <w:color w:val="auto"/>
          <w:sz w:val="24"/>
          <w:lang w:val="en-US" w:eastAsia="zh-CN"/>
        </w:rPr>
        <w:t>百闻不如一见，</w:t>
      </w:r>
      <w:r>
        <w:rPr>
          <w:rFonts w:hint="eastAsia"/>
          <w:color w:val="auto"/>
          <w:sz w:val="24"/>
          <w:lang w:val="en-US" w:eastAsia="zh-CN"/>
        </w:rPr>
        <w:t>秦将军</w:t>
      </w:r>
      <w:r>
        <w:rPr>
          <w:rFonts w:hint="default"/>
          <w:color w:val="auto"/>
          <w:sz w:val="24"/>
          <w:lang w:val="en-US" w:eastAsia="zh-CN"/>
        </w:rPr>
        <w:t>果然有趣。</w:t>
      </w:r>
    </w:p>
    <w:p w14:paraId="0905A0A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把眼皮一掀，扭头打量了</w:t>
      </w:r>
      <w:r>
        <w:rPr>
          <w:rFonts w:hint="eastAsia"/>
          <w:color w:val="auto"/>
          <w:sz w:val="24"/>
          <w:lang w:val="en-US" w:eastAsia="zh-CN"/>
        </w:rPr>
        <w:t>凤昭</w:t>
      </w:r>
      <w:r>
        <w:rPr>
          <w:rFonts w:hint="default"/>
          <w:color w:val="auto"/>
          <w:sz w:val="24"/>
          <w:lang w:val="en-US" w:eastAsia="zh-CN"/>
        </w:rPr>
        <w:t>几眼。一身玄色绣金龙纹劲装的贵气少女，长发高束，身姿挺拔高挑。腰封绦带处挂着一枚图案奇诡的五彩玉牌。</w:t>
      </w:r>
    </w:p>
    <w:p w14:paraId="4B9D585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手忙脚乱地翻下了摇椅，双目圆睁，一脸震惊地结结巴巴道：主、主公？</w:t>
      </w:r>
    </w:p>
    <w:p w14:paraId="07F3B2B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伸出一根手指放在唇边，轻嘘了一声，微声道：小心隔墙有耳。</w:t>
      </w:r>
    </w:p>
    <w:p w14:paraId="3C4837D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反应过来，忽然直挺挺地抱拳跪下，激动得热泪盈眶</w:t>
      </w:r>
    </w:p>
    <w:p w14:paraId="7AD30EA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：末将参见</w:t>
      </w:r>
      <w:r>
        <w:rPr>
          <w:rFonts w:hint="eastAsia"/>
          <w:color w:val="auto"/>
          <w:sz w:val="24"/>
          <w:lang w:val="en-US" w:eastAsia="zh-CN"/>
        </w:rPr>
        <w:t>宸王</w:t>
      </w:r>
      <w:r>
        <w:rPr>
          <w:rFonts w:hint="default"/>
          <w:color w:val="auto"/>
          <w:sz w:val="24"/>
          <w:lang w:val="en-US" w:eastAsia="zh-CN"/>
        </w:rPr>
        <w:t>殿下！</w:t>
      </w:r>
    </w:p>
    <w:p w14:paraId="4F6E49D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伸出双手虚扶了一把，</w:t>
      </w:r>
      <w:r>
        <w:rPr>
          <w:rFonts w:hint="eastAsia"/>
          <w:color w:val="auto"/>
          <w:sz w:val="24"/>
          <w:lang w:val="en-US" w:eastAsia="zh-CN"/>
        </w:rPr>
        <w:t>秦琥</w:t>
      </w:r>
      <w:r>
        <w:rPr>
          <w:rFonts w:hint="default"/>
          <w:color w:val="auto"/>
          <w:sz w:val="24"/>
          <w:lang w:val="en-US" w:eastAsia="zh-CN"/>
        </w:rPr>
        <w:t>受宠若惊地顺势站了起来</w:t>
      </w:r>
      <w:r>
        <w:rPr>
          <w:rFonts w:hint="eastAsia"/>
          <w:color w:val="auto"/>
          <w:sz w:val="24"/>
          <w:lang w:val="en-US" w:eastAsia="zh-CN"/>
        </w:rPr>
        <w:t>。凤昭</w:t>
      </w:r>
      <w:r>
        <w:rPr>
          <w:rFonts w:hint="default"/>
          <w:color w:val="auto"/>
          <w:sz w:val="24"/>
          <w:lang w:val="en-US" w:eastAsia="zh-CN"/>
        </w:rPr>
        <w:t>勉励地拍了拍她的肩膀</w:t>
      </w:r>
    </w:p>
    <w:p w14:paraId="2945A12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微笑道：</w:t>
      </w:r>
      <w:r>
        <w:rPr>
          <w:rFonts w:hint="eastAsia"/>
          <w:color w:val="auto"/>
          <w:sz w:val="24"/>
          <w:lang w:val="en-US" w:eastAsia="zh-CN"/>
        </w:rPr>
        <w:t>秦</w:t>
      </w:r>
      <w:r>
        <w:rPr>
          <w:rFonts w:hint="default"/>
          <w:color w:val="auto"/>
          <w:sz w:val="24"/>
          <w:lang w:val="en-US" w:eastAsia="zh-CN"/>
        </w:rPr>
        <w:t>氏丹心，始终如一，我心甚慰。</w:t>
      </w:r>
    </w:p>
    <w:p w14:paraId="0223350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（虚扶一笑）：今夜便战，直取羌州。</w:t>
      </w:r>
    </w:p>
    <w:p w14:paraId="273EBAD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（眼亮如星，狂热效忠）：末将遵令！赴汤蹈火，在所不辞！</w:t>
      </w:r>
    </w:p>
    <w:p w14:paraId="64799CA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凑近</w:t>
      </w:r>
      <w:r>
        <w:rPr>
          <w:rFonts w:hint="eastAsia"/>
          <w:color w:val="auto"/>
          <w:sz w:val="24"/>
          <w:lang w:val="en-US" w:eastAsia="zh-CN"/>
        </w:rPr>
        <w:t>凤昭</w:t>
      </w:r>
      <w:r>
        <w:rPr>
          <w:rFonts w:hint="default"/>
          <w:color w:val="auto"/>
          <w:sz w:val="24"/>
          <w:lang w:val="en-US" w:eastAsia="zh-CN"/>
        </w:rPr>
        <w:t>耳边，神秘低语：羌州全境，我们埋有神机阁密道，无人知晓！阁中有同心蛊，一按振翅，千里同频！</w:t>
      </w:r>
    </w:p>
    <w:p w14:paraId="2B5D1F0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（眼神骤亮，胸有成竹）：天助我也！</w:t>
      </w:r>
    </w:p>
    <w:p w14:paraId="47AA6BF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（击掌笃定</w:t>
      </w:r>
      <w:r>
        <w:rPr>
          <w:rFonts w:hint="eastAsia"/>
          <w:color w:val="auto"/>
          <w:sz w:val="24"/>
          <w:lang w:val="en-US" w:eastAsia="zh-CN"/>
        </w:rPr>
        <w:t>眼神坚定</w:t>
      </w:r>
      <w:r>
        <w:rPr>
          <w:rFonts w:hint="default"/>
          <w:color w:val="auto"/>
          <w:sz w:val="24"/>
          <w:lang w:val="en-US" w:eastAsia="zh-CN"/>
        </w:rPr>
        <w:t>）：就用它！攻城与密道精兵，里应外合，今夜</w:t>
      </w:r>
      <w:r>
        <w:rPr>
          <w:rFonts w:hint="eastAsia"/>
          <w:color w:val="auto"/>
          <w:sz w:val="24"/>
          <w:lang w:val="en-US" w:eastAsia="zh-CN"/>
        </w:rPr>
        <w:t>，</w:t>
      </w:r>
      <w:r>
        <w:rPr>
          <w:rFonts w:hint="default"/>
          <w:color w:val="auto"/>
          <w:sz w:val="24"/>
          <w:lang w:val="en-US" w:eastAsia="zh-CN"/>
        </w:rPr>
        <w:t>屠尽蛮夷！</w:t>
      </w:r>
      <w:r>
        <w:rPr>
          <w:rFonts w:hint="eastAsia"/>
          <w:color w:val="auto"/>
          <w:sz w:val="24"/>
          <w:lang w:val="en-US" w:eastAsia="zh-CN"/>
        </w:rPr>
        <w:t>阿烬，等我。</w:t>
      </w:r>
    </w:p>
    <w:p w14:paraId="17878A0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△快切蒙太奇：调兵、发蛊、整甲、密道潜行。</w:t>
      </w:r>
    </w:p>
    <w:p w14:paraId="1865751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△战鼓震天，火油箭雨齐发，连破五城！番邦小部落仓皇溃逃。</w:t>
      </w:r>
    </w:p>
    <w:p w14:paraId="5BCE7821">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箫</w:t>
      </w:r>
      <w:r>
        <w:rPr>
          <w:rFonts w:hint="eastAsia"/>
          <w:color w:val="auto"/>
          <w:sz w:val="24"/>
          <w:lang w:val="en-US" w:eastAsia="zh-CN"/>
        </w:rPr>
        <w:t>士兵群起逃窜。</w:t>
      </w:r>
    </w:p>
    <w:p w14:paraId="3B8D7B2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士兵1：快逃！通知总军城破了！</w:t>
      </w:r>
    </w:p>
    <w:p w14:paraId="1822E08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凤昭站在高处，旁侧跟着秦琥。身后战旗飘飘。</w:t>
      </w:r>
    </w:p>
    <w:p w14:paraId="0C3DF6C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（策马冷睨，OS）：敢犯</w:t>
      </w:r>
      <w:r>
        <w:rPr>
          <w:rFonts w:hint="eastAsia"/>
          <w:color w:val="auto"/>
          <w:sz w:val="24"/>
          <w:lang w:val="en-US" w:eastAsia="zh-CN"/>
        </w:rPr>
        <w:t>天姒</w:t>
      </w:r>
      <w:r>
        <w:rPr>
          <w:rFonts w:hint="default"/>
          <w:color w:val="auto"/>
          <w:sz w:val="24"/>
          <w:lang w:val="en-US" w:eastAsia="zh-CN"/>
        </w:rPr>
        <w:t>，必让你们千倍偿还！</w:t>
      </w:r>
    </w:p>
    <w:p w14:paraId="6A1638B1">
      <w:pPr>
        <w:bidi w:val="0"/>
        <w:adjustRightInd w:val="0"/>
        <w:snapToGrid w:val="0"/>
        <w:spacing w:beforeLines="0" w:afterLines="0" w:line="360" w:lineRule="auto"/>
        <w:jc w:val="left"/>
        <w:rPr>
          <w:rFonts w:hint="default"/>
          <w:color w:val="auto"/>
          <w:sz w:val="24"/>
          <w:lang w:val="en-US" w:eastAsia="zh-CN"/>
        </w:rPr>
      </w:pPr>
    </w:p>
    <w:p w14:paraId="2F6FEB4C">
      <w:pPr>
        <w:bidi w:val="0"/>
        <w:adjustRightInd w:val="0"/>
        <w:snapToGrid w:val="0"/>
        <w:spacing w:beforeLines="0" w:afterLines="0" w:line="360" w:lineRule="auto"/>
        <w:jc w:val="left"/>
        <w:rPr>
          <w:rFonts w:hint="default"/>
          <w:color w:val="auto"/>
          <w:sz w:val="24"/>
          <w:lang w:val="en-US" w:eastAsia="zh-CN"/>
        </w:rPr>
      </w:pPr>
    </w:p>
    <w:p w14:paraId="5886C9FA">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第三十</w:t>
      </w:r>
      <w:r>
        <w:rPr>
          <w:rFonts w:hint="eastAsia"/>
          <w:b/>
          <w:bCs/>
          <w:color w:val="auto"/>
          <w:sz w:val="24"/>
          <w:szCs w:val="24"/>
          <w:lang w:val="en-US" w:eastAsia="zh-CN"/>
        </w:rPr>
        <w:t>八</w:t>
      </w:r>
      <w:r>
        <w:rPr>
          <w:rFonts w:hint="eastAsia"/>
          <w:b/>
          <w:bCs/>
          <w:color w:val="auto"/>
          <w:sz w:val="24"/>
          <w:lang w:val="en-US" w:eastAsia="zh-CN"/>
        </w:rPr>
        <w:t>集</w:t>
      </w:r>
      <w:r>
        <w:rPr>
          <w:rFonts w:hint="eastAsia"/>
          <w:color w:val="auto"/>
          <w:sz w:val="24"/>
          <w:lang w:val="en-US" w:eastAsia="zh-CN"/>
        </w:rPr>
        <w:t xml:space="preserve"> 势如破竹 再见阿烬</w:t>
      </w:r>
    </w:p>
    <w:p w14:paraId="5DDFE271">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3</w:t>
      </w:r>
      <w:r>
        <w:rPr>
          <w:rFonts w:hint="eastAsia"/>
          <w:color w:val="auto"/>
          <w:sz w:val="24"/>
          <w:szCs w:val="24"/>
          <w:u w:val="single"/>
          <w:lang w:val="en-US" w:eastAsia="zh-CN"/>
        </w:rPr>
        <w:t>8</w:t>
      </w:r>
      <w:r>
        <w:rPr>
          <w:rFonts w:hint="eastAsia"/>
          <w:color w:val="auto"/>
          <w:sz w:val="24"/>
          <w:u w:val="single"/>
          <w:lang w:val="en-US" w:eastAsia="zh-CN"/>
        </w:rPr>
        <w:t xml:space="preserve">-1 黄昏 外 </w:t>
      </w:r>
      <w:r>
        <w:rPr>
          <w:rFonts w:hint="default"/>
          <w:color w:val="auto"/>
          <w:sz w:val="24"/>
          <w:u w:val="single"/>
          <w:lang w:val="en-US" w:eastAsia="zh-CN"/>
        </w:rPr>
        <w:t>羌州城楼</w:t>
      </w:r>
    </w:p>
    <w:p w14:paraId="1098912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率领五千精兵</w:t>
      </w:r>
      <w:r>
        <w:rPr>
          <w:rFonts w:hint="eastAsia"/>
          <w:color w:val="auto"/>
          <w:sz w:val="24"/>
          <w:lang w:val="en-US" w:eastAsia="zh-CN"/>
        </w:rPr>
        <w:t>立于城下</w:t>
      </w:r>
      <w:r>
        <w:rPr>
          <w:rFonts w:hint="default"/>
          <w:color w:val="auto"/>
          <w:sz w:val="24"/>
          <w:lang w:val="en-US" w:eastAsia="zh-CN"/>
        </w:rPr>
        <w:t>，州城城门失守。</w:t>
      </w:r>
      <w:r>
        <w:rPr>
          <w:rFonts w:hint="eastAsia"/>
          <w:color w:val="auto"/>
          <w:sz w:val="24"/>
          <w:lang w:val="en-US" w:eastAsia="zh-CN"/>
        </w:rPr>
        <w:t>秦珀跟在凤昭身后，秦琥看着凤昭的背影，目光沉沉。</w:t>
      </w:r>
    </w:p>
    <w:p w14:paraId="7F04485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△城内一处十余米高的城楼之上，</w:t>
      </w:r>
      <w:r>
        <w:rPr>
          <w:rFonts w:hint="eastAsia"/>
          <w:color w:val="auto"/>
          <w:sz w:val="24"/>
          <w:lang w:val="en-US" w:eastAsia="zh-CN"/>
        </w:rPr>
        <w:t>成吉煊荷</w:t>
      </w:r>
      <w:r>
        <w:rPr>
          <w:rFonts w:hint="default"/>
          <w:color w:val="auto"/>
          <w:sz w:val="24"/>
          <w:lang w:val="en-US" w:eastAsia="zh-CN"/>
        </w:rPr>
        <w:t>的残部走到绝路，押着俘虏立在城楼。</w:t>
      </w:r>
    </w:p>
    <w:p w14:paraId="320D1F0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△城楼之下，万数铁骑铠甲染血，整齐肃立，寒光凛凛，压迫感十足。</w:t>
      </w:r>
    </w:p>
    <w:p w14:paraId="34DA01B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玄衣金甲，策马而立。</w:t>
      </w:r>
    </w:p>
    <w:p w14:paraId="184837F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成吉煊荷</w:t>
      </w:r>
      <w:r>
        <w:rPr>
          <w:rFonts w:hint="default"/>
          <w:color w:val="auto"/>
          <w:sz w:val="24"/>
          <w:lang w:val="en-US" w:eastAsia="zh-CN"/>
        </w:rPr>
        <w:t>（疯戾狰狞）挟持</w:t>
      </w:r>
      <w:r>
        <w:rPr>
          <w:rFonts w:hint="eastAsia"/>
          <w:color w:val="auto"/>
          <w:sz w:val="24"/>
          <w:lang w:val="en-US" w:eastAsia="zh-CN"/>
        </w:rPr>
        <w:t>夜灵犀</w:t>
      </w:r>
      <w:r>
        <w:rPr>
          <w:rFonts w:hint="default"/>
          <w:color w:val="auto"/>
          <w:sz w:val="24"/>
          <w:lang w:val="en-US" w:eastAsia="zh-CN"/>
        </w:rPr>
        <w:t>，居高嘶吼：再前进一步，我斩了</w:t>
      </w:r>
      <w:r>
        <w:rPr>
          <w:rFonts w:hint="eastAsia"/>
          <w:color w:val="auto"/>
          <w:sz w:val="24"/>
          <w:lang w:val="en-US" w:eastAsia="zh-CN"/>
        </w:rPr>
        <w:t>你们的三皇女</w:t>
      </w:r>
      <w:r>
        <w:rPr>
          <w:rFonts w:hint="default"/>
          <w:color w:val="auto"/>
          <w:sz w:val="24"/>
          <w:lang w:val="en-US" w:eastAsia="zh-CN"/>
        </w:rPr>
        <w:t>！</w:t>
      </w:r>
    </w:p>
    <w:p w14:paraId="0BBE28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秦琥：殿下！接着</w:t>
      </w:r>
    </w:p>
    <w:p w14:paraId="2B8BF54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面无表情，抬手接过落金乌神弓，掂弓冷笑。</w:t>
      </w:r>
    </w:p>
    <w:p w14:paraId="4995503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（OS）：想用她要挟我？痴心妄想。</w:t>
      </w:r>
    </w:p>
    <w:p w14:paraId="07F2396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拉弓搭箭，瞄准城楼之上的</w:t>
      </w:r>
      <w:r>
        <w:rPr>
          <w:rFonts w:hint="eastAsia"/>
          <w:color w:val="auto"/>
          <w:sz w:val="24"/>
          <w:lang w:val="en-US" w:eastAsia="zh-CN"/>
        </w:rPr>
        <w:t>成吉煊荷</w:t>
      </w:r>
      <w:r>
        <w:rPr>
          <w:rFonts w:hint="default"/>
          <w:color w:val="auto"/>
          <w:sz w:val="24"/>
          <w:lang w:val="en-US" w:eastAsia="zh-CN"/>
        </w:rPr>
        <w:t>，而身后所有士兵也在同一时刻举起弓箭杀气腾腾地对准城楼之上。</w:t>
      </w:r>
    </w:p>
    <w:p w14:paraId="302F9E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△然而就在此时，异变陡生。城楼之上的几个番邦士兵忽然倒戈，其中一个一把抓起身边绑的跟粽子一样的</w:t>
      </w:r>
      <w:r>
        <w:rPr>
          <w:rFonts w:hint="eastAsia"/>
          <w:color w:val="auto"/>
          <w:sz w:val="24"/>
          <w:lang w:val="en-US" w:eastAsia="zh-CN"/>
        </w:rPr>
        <w:t>洛总兵</w:t>
      </w:r>
      <w:r>
        <w:rPr>
          <w:rFonts w:hint="default"/>
          <w:color w:val="auto"/>
          <w:sz w:val="24"/>
          <w:lang w:val="en-US" w:eastAsia="zh-CN"/>
        </w:rPr>
        <w:t>扛在肩上，直接用轻功从城楼上一跃而下，瞬息之间，</w:t>
      </w:r>
      <w:r>
        <w:rPr>
          <w:rFonts w:hint="eastAsia"/>
          <w:color w:val="auto"/>
          <w:sz w:val="24"/>
          <w:lang w:val="en-US" w:eastAsia="zh-CN"/>
        </w:rPr>
        <w:t>几人</w:t>
      </w:r>
      <w:r>
        <w:rPr>
          <w:rFonts w:hint="default"/>
          <w:color w:val="auto"/>
          <w:sz w:val="24"/>
          <w:lang w:val="en-US" w:eastAsia="zh-CN"/>
        </w:rPr>
        <w:t>飞一样掠过空地。</w:t>
      </w:r>
    </w:p>
    <w:p w14:paraId="334130C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△那人灵活躲过头顶射来的箭矢，以迅雷不及掩耳之势回到了大本营。</w:t>
      </w:r>
    </w:p>
    <w:p w14:paraId="2970EA4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凤昭眉头微送，轻松微笑os：洛总兵</w:t>
      </w:r>
      <w:r>
        <w:rPr>
          <w:rFonts w:hint="default"/>
          <w:color w:val="auto"/>
          <w:sz w:val="24"/>
          <w:lang w:val="en-US" w:eastAsia="zh-CN"/>
        </w:rPr>
        <w:t>get✓</w:t>
      </w:r>
    </w:p>
    <w:p w14:paraId="16C8B5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成吉煊荷身边副将：有叛徒！！！</w:t>
      </w:r>
    </w:p>
    <w:p w14:paraId="5D2E6BF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△周围的副将们一起搭弓帮助城楼上倒戈的其他几个小兵解决身边的敌人，准头极好，一箭一个。</w:t>
      </w:r>
    </w:p>
    <w:p w14:paraId="3876892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△某个倒戈小兵非常机灵地从城楼中又抓出了一个人，</w:t>
      </w:r>
    </w:p>
    <w:p w14:paraId="340FCAE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成吉煊荷</w:t>
      </w:r>
      <w:r>
        <w:rPr>
          <w:rFonts w:hint="default"/>
          <w:color w:val="auto"/>
          <w:sz w:val="24"/>
          <w:lang w:val="en-US" w:eastAsia="zh-CN"/>
        </w:rPr>
        <w:t>脸色剧变，几乎是一瞬间就扔开身前的</w:t>
      </w:r>
      <w:r>
        <w:rPr>
          <w:rFonts w:hint="eastAsia"/>
          <w:color w:val="auto"/>
          <w:sz w:val="24"/>
          <w:lang w:val="en-US" w:eastAsia="zh-CN"/>
        </w:rPr>
        <w:t>三皇女</w:t>
      </w:r>
      <w:r>
        <w:rPr>
          <w:rFonts w:hint="default"/>
          <w:color w:val="auto"/>
          <w:sz w:val="24"/>
          <w:lang w:val="en-US" w:eastAsia="zh-CN"/>
        </w:rPr>
        <w:t>，朝着小兵那个方向疾冲而去</w:t>
      </w:r>
    </w:p>
    <w:p w14:paraId="20E6CAB7">
      <w:pPr>
        <w:bidi w:val="0"/>
        <w:adjustRightInd w:val="0"/>
        <w:snapToGrid w:val="0"/>
        <w:spacing w:beforeLines="0" w:afterLines="0" w:line="360" w:lineRule="auto"/>
        <w:jc w:val="left"/>
        <w:rPr>
          <w:rFonts w:hint="eastAsia" w:eastAsiaTheme="minorEastAsia"/>
          <w:color w:val="auto"/>
          <w:sz w:val="24"/>
          <w:lang w:val="en-US" w:eastAsia="zh-CN"/>
        </w:rPr>
      </w:pPr>
      <w:r>
        <w:rPr>
          <w:rFonts w:hint="eastAsia"/>
          <w:color w:val="auto"/>
          <w:sz w:val="24"/>
          <w:lang w:val="en-US" w:eastAsia="zh-CN"/>
        </w:rPr>
        <w:t>成吉煊荷：</w:t>
      </w:r>
      <w:r>
        <w:rPr>
          <w:rFonts w:hint="eastAsia"/>
          <w:color w:val="auto"/>
          <w:sz w:val="24"/>
          <w:lang w:eastAsia="zh-CN"/>
        </w:rPr>
        <w:t>阿图罗！</w:t>
      </w:r>
    </w:p>
    <w:p w14:paraId="78C0CE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△不停瞬息之间，小兵就被</w:t>
      </w:r>
      <w:r>
        <w:rPr>
          <w:rFonts w:hint="eastAsia"/>
          <w:color w:val="auto"/>
          <w:sz w:val="24"/>
          <w:lang w:val="en-US" w:eastAsia="zh-CN"/>
        </w:rPr>
        <w:t>弓弩</w:t>
      </w:r>
      <w:r>
        <w:rPr>
          <w:rFonts w:hint="default"/>
          <w:color w:val="auto"/>
          <w:sz w:val="24"/>
          <w:lang w:val="en-US" w:eastAsia="zh-CN"/>
        </w:rPr>
        <w:t>解决得只剩一个。</w:t>
      </w:r>
    </w:p>
    <w:p w14:paraId="280851E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皱眉，猛然抬手制止了副将们举弓欲射的动作，眼神定定地望着被</w:t>
      </w:r>
      <w:r>
        <w:rPr>
          <w:rFonts w:hint="eastAsia"/>
          <w:color w:val="auto"/>
          <w:sz w:val="24"/>
          <w:lang w:val="en-US" w:eastAsia="zh-CN"/>
        </w:rPr>
        <w:t>成吉煊荷</w:t>
      </w:r>
      <w:r>
        <w:rPr>
          <w:rFonts w:hint="default"/>
          <w:color w:val="auto"/>
          <w:sz w:val="24"/>
          <w:lang w:val="en-US" w:eastAsia="zh-CN"/>
        </w:rPr>
        <w:t>紧拽着的那个惊惶的身影</w:t>
      </w:r>
    </w:p>
    <w:p w14:paraId="6977B83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停箭！</w:t>
      </w:r>
    </w:p>
    <w:p w14:paraId="7994E65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w:t>
      </w:r>
      <w:r>
        <w:rPr>
          <w:rFonts w:hint="default"/>
          <w:color w:val="auto"/>
          <w:sz w:val="24"/>
          <w:lang w:val="en-US" w:eastAsia="zh-CN"/>
        </w:rPr>
        <w:t>而就在此时，城楼上那人猛然回首，远远地看见了</w:t>
      </w:r>
      <w:r>
        <w:rPr>
          <w:rFonts w:hint="eastAsia"/>
          <w:color w:val="auto"/>
          <w:sz w:val="24"/>
          <w:lang w:val="en-US" w:eastAsia="zh-CN"/>
        </w:rPr>
        <w:t>凤昭</w:t>
      </w:r>
      <w:r>
        <w:rPr>
          <w:rFonts w:hint="default"/>
          <w:color w:val="auto"/>
          <w:sz w:val="24"/>
          <w:lang w:val="en-US" w:eastAsia="zh-CN"/>
        </w:rPr>
        <w:t>。</w:t>
      </w:r>
    </w:p>
    <w:p w14:paraId="106A98B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惊喜极了，挣扎的动作更加剧烈，什么都顾不得地大喊一声：</w:t>
      </w:r>
      <w:r>
        <w:rPr>
          <w:rFonts w:hint="eastAsia"/>
          <w:color w:val="auto"/>
          <w:sz w:val="24"/>
          <w:szCs w:val="24"/>
          <w:lang w:val="en-US" w:eastAsia="zh-CN"/>
        </w:rPr>
        <w:t>灵晗</w:t>
      </w:r>
      <w:r>
        <w:rPr>
          <w:rFonts w:hint="default"/>
          <w:color w:val="auto"/>
          <w:sz w:val="24"/>
          <w:lang w:val="en-US" w:eastAsia="zh-CN"/>
        </w:rPr>
        <w:t>！</w:t>
      </w:r>
    </w:p>
    <w:p w14:paraId="299BE855">
      <w:pPr>
        <w:bidi w:val="0"/>
        <w:adjustRightInd w:val="0"/>
        <w:snapToGrid w:val="0"/>
        <w:spacing w:beforeLines="0" w:afterLines="0" w:line="360" w:lineRule="auto"/>
        <w:jc w:val="left"/>
        <w:rPr>
          <w:rFonts w:hint="default"/>
          <w:color w:val="auto"/>
          <w:sz w:val="24"/>
          <w:lang w:val="en-US" w:eastAsia="zh-CN"/>
        </w:rPr>
      </w:pPr>
    </w:p>
    <w:p w14:paraId="682BC008">
      <w:pPr>
        <w:bidi w:val="0"/>
        <w:adjustRightInd w:val="0"/>
        <w:snapToGrid w:val="0"/>
        <w:spacing w:beforeLines="0" w:afterLines="0" w:line="360" w:lineRule="auto"/>
        <w:jc w:val="left"/>
        <w:rPr>
          <w:rFonts w:hint="default"/>
          <w:color w:val="auto"/>
          <w:sz w:val="24"/>
          <w:lang w:val="en-US" w:eastAsia="zh-CN"/>
        </w:rPr>
      </w:pPr>
    </w:p>
    <w:p w14:paraId="2C92046E">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第三十</w:t>
      </w:r>
      <w:r>
        <w:rPr>
          <w:rFonts w:hint="eastAsia"/>
          <w:b/>
          <w:bCs/>
          <w:color w:val="auto"/>
          <w:sz w:val="24"/>
          <w:szCs w:val="24"/>
          <w:lang w:val="en-US" w:eastAsia="zh-CN"/>
        </w:rPr>
        <w:t>九</w:t>
      </w:r>
      <w:r>
        <w:rPr>
          <w:rFonts w:hint="eastAsia"/>
          <w:b/>
          <w:bCs/>
          <w:color w:val="auto"/>
          <w:sz w:val="24"/>
          <w:lang w:val="en-US" w:eastAsia="zh-CN"/>
        </w:rPr>
        <w:t xml:space="preserve">集 </w:t>
      </w:r>
      <w:r>
        <w:rPr>
          <w:rFonts w:hint="eastAsia"/>
          <w:color w:val="auto"/>
          <w:sz w:val="24"/>
          <w:lang w:val="en-US" w:eastAsia="zh-CN"/>
        </w:rPr>
        <w:t>以身相护 大获全胜</w:t>
      </w:r>
    </w:p>
    <w:p w14:paraId="7A8CAD73">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3</w:t>
      </w:r>
      <w:r>
        <w:rPr>
          <w:rFonts w:hint="eastAsia"/>
          <w:color w:val="auto"/>
          <w:sz w:val="24"/>
          <w:szCs w:val="24"/>
          <w:u w:val="single"/>
          <w:lang w:val="en-US" w:eastAsia="zh-CN"/>
        </w:rPr>
        <w:t>9</w:t>
      </w:r>
      <w:r>
        <w:rPr>
          <w:rFonts w:hint="eastAsia"/>
          <w:color w:val="auto"/>
          <w:sz w:val="24"/>
          <w:u w:val="single"/>
          <w:lang w:val="en-US" w:eastAsia="zh-CN"/>
        </w:rPr>
        <w:t xml:space="preserve">-1 黄昏 外 </w:t>
      </w:r>
      <w:r>
        <w:rPr>
          <w:rFonts w:hint="default"/>
          <w:color w:val="auto"/>
          <w:sz w:val="24"/>
          <w:u w:val="single"/>
          <w:lang w:val="en-US" w:eastAsia="zh-CN"/>
        </w:rPr>
        <w:t>羌州城楼</w:t>
      </w:r>
    </w:p>
    <w:p w14:paraId="607B064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羌州城楼，残阳如血，染透天际，城楼砖石斑驳，遍地狼藉，风声凄厉</w:t>
      </w:r>
    </w:p>
    <w:p w14:paraId="0E4524E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夜烬寒看着钳制自己的成吉煊荷os：与其被她控制，不如断手脱身！</w:t>
      </w:r>
      <w:r>
        <w:rPr>
          <w:rFonts w:hint="eastAsia"/>
          <w:color w:val="auto"/>
          <w:sz w:val="24"/>
          <w:szCs w:val="24"/>
          <w:lang w:val="en-US" w:eastAsia="zh-CN"/>
        </w:rPr>
        <w:t>灵晗</w:t>
      </w:r>
      <w:r>
        <w:rPr>
          <w:rFonts w:hint="eastAsia"/>
          <w:color w:val="auto"/>
          <w:sz w:val="24"/>
          <w:lang w:val="en-US" w:eastAsia="zh-CN"/>
        </w:rPr>
        <w:t>我来找你了！</w:t>
      </w:r>
    </w:p>
    <w:p w14:paraId="2111773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夜烬寒猛地劈手夺过小兵弯刀，红着眼嘶吼着朝自己手臂砍去！</w:t>
      </w:r>
    </w:p>
    <w:p w14:paraId="0DCEBF6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刀刃划过手臂，鲜血瞬间喷涌而出</w:t>
      </w:r>
    </w:p>
    <w:p w14:paraId="268FCDE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凤昭见状呼吸骤紧，瞳孔震裂</w:t>
      </w:r>
    </w:p>
    <w:p w14:paraId="7782961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凤昭os：这一家子疯子！</w:t>
      </w:r>
    </w:p>
    <w:p w14:paraId="4D6EDB2D">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她直接拉开落金乌，下一刻，凌厉的破空之声响起。</w:t>
      </w:r>
    </w:p>
    <w:p w14:paraId="2BF40FF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“倏！”</w:t>
      </w:r>
    </w:p>
    <w:p w14:paraId="0020EB3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重箭冲天，当胸穿过！巨大的惯性连带着成吉煊荷整个人、和她紧紧拽着不撒手的夜烬寒一起飞了出去！</w:t>
      </w:r>
    </w:p>
    <w:p w14:paraId="19902424">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箭矢将成吉煊荷悬空钉在了城楼墙面之上，连带着夜烬寒也飞身撞墙。</w:t>
      </w:r>
    </w:p>
    <w:p w14:paraId="0AEFAA7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凤昭：夜烬寒！！</w:t>
      </w:r>
    </w:p>
    <w:p w14:paraId="0012F42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成吉煊荷牙关紧咬。被钉在城墙上还没咽气，眼球突出，双目猩红，拉着夜烬寒的手一边吐血，一边嘶声</w:t>
      </w:r>
    </w:p>
    <w:p w14:paraId="5732706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成吉煊荷：别、别再离开我……</w:t>
      </w:r>
    </w:p>
    <w:p w14:paraId="70E5BCF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她声若蚊呐，几不可闻，但手上的力道却没放松一丝一毫，越攥越紧。</w:t>
      </w:r>
    </w:p>
    <w:p w14:paraId="62F12E4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夜烬寒只觉得手腕碎了一样剧痛难忍，不能挪动分毫，他最后看了这个“姑姑”一眼，眸中却没有任何情绪。</w:t>
      </w:r>
    </w:p>
    <w:p w14:paraId="1F7EE68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下一秒夜烬寒毫不犹豫地拿着弯刀砍断了成吉煊荷的手腕，张开双手，没有任何恐惧的纵身一跃。</w:t>
      </w:r>
    </w:p>
    <w:p w14:paraId="4D66AA51">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彩霞漫天，残阳如血。广袖飘飘，身影绝美。</w:t>
      </w:r>
    </w:p>
    <w:p w14:paraId="3A01893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凤昭撕心裂肺大喊：夜烬寒！！</w:t>
      </w:r>
    </w:p>
    <w:p w14:paraId="01C0537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夜烬寒下坠瞬间，凤昭飞身而起，踩住马头腾空！在夜烬寒落地前堪堪将人抱住稳稳落地</w:t>
      </w:r>
    </w:p>
    <w:p w14:paraId="0991CE1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夜烬寒昏迷中紧紧搂住凤昭，呢喃：</w:t>
      </w:r>
      <w:r>
        <w:rPr>
          <w:rFonts w:hint="eastAsia"/>
          <w:color w:val="auto"/>
          <w:sz w:val="24"/>
          <w:szCs w:val="24"/>
          <w:lang w:val="en-US" w:eastAsia="zh-CN"/>
        </w:rPr>
        <w:t>灵晗</w:t>
      </w:r>
      <w:r>
        <w:rPr>
          <w:rFonts w:hint="eastAsia"/>
          <w:color w:val="auto"/>
          <w:sz w:val="24"/>
          <w:lang w:val="en-US" w:eastAsia="zh-CN"/>
        </w:rPr>
        <w:t>，</w:t>
      </w:r>
      <w:r>
        <w:rPr>
          <w:rFonts w:hint="eastAsia"/>
          <w:color w:val="auto"/>
          <w:sz w:val="24"/>
          <w:szCs w:val="24"/>
          <w:lang w:val="en-US" w:eastAsia="zh-CN"/>
        </w:rPr>
        <w:t>灵晗</w:t>
      </w:r>
      <w:r>
        <w:rPr>
          <w:rFonts w:hint="eastAsia"/>
          <w:color w:val="auto"/>
          <w:sz w:val="24"/>
          <w:lang w:val="en-US" w:eastAsia="zh-CN"/>
        </w:rPr>
        <w:t>……</w:t>
      </w:r>
    </w:p>
    <w:p w14:paraId="73D2826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夜烬寒弥留OS：终于见到你了，还好我没错过</w:t>
      </w:r>
    </w:p>
    <w:p w14:paraId="7D142D39">
      <w:pPr>
        <w:adjustRightInd w:val="0"/>
        <w:snapToGrid w:val="0"/>
        <w:spacing w:beforeLines="0" w:afterLines="0" w:line="360" w:lineRule="auto"/>
        <w:rPr>
          <w:rFonts w:hint="eastAsia"/>
          <w:color w:val="auto"/>
          <w:sz w:val="24"/>
        </w:rPr>
      </w:pPr>
      <w:r>
        <w:rPr>
          <w:rFonts w:hint="eastAsia"/>
          <w:color w:val="auto"/>
          <w:sz w:val="24"/>
        </w:rPr>
        <w:t>叮——系统清脆提示音</w:t>
      </w:r>
    </w:p>
    <w:p w14:paraId="54B8BA71">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rPr>
        <w:t>系统音：</w:t>
      </w:r>
      <w:r>
        <w:rPr>
          <w:rFonts w:hint="eastAsia"/>
          <w:color w:val="auto"/>
          <w:sz w:val="24"/>
          <w:lang w:val="en-US" w:eastAsia="zh-CN"/>
        </w:rPr>
        <w:t>攻略目标</w:t>
      </w:r>
      <w:r>
        <w:rPr>
          <w:rFonts w:hint="eastAsia"/>
          <w:color w:val="auto"/>
          <w:sz w:val="24"/>
          <w:lang w:eastAsia="zh-CN"/>
        </w:rPr>
        <w:t>夜烬寒</w:t>
      </w:r>
      <w:r>
        <w:rPr>
          <w:rFonts w:hint="eastAsia"/>
          <w:color w:val="auto"/>
          <w:sz w:val="24"/>
          <w:lang w:val="en-US" w:eastAsia="zh-CN"/>
        </w:rPr>
        <w:t>垂危，宿主是否耗费十年寿元延续目标寿命</w:t>
      </w:r>
    </w:p>
    <w:p w14:paraId="5DE9EB0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凤昭垂眸看着怀里的夜烬寒，手微微蜷缩</w:t>
      </w:r>
    </w:p>
    <w:p w14:paraId="4B13B9D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凤昭：我愿意</w:t>
      </w:r>
    </w:p>
    <w:p w14:paraId="4942E52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下一秒嘴角鲜血喷出。凤昭疼得眉心紧锁，单手将夜烬寒放在身前同骑一马，夜烬寒昏迷，头半靠凤昭胸前。</w:t>
      </w:r>
    </w:p>
    <w:p w14:paraId="0498E19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秦琥立刻高声下令：全体放箭！全歼蛮夷！天姒必胜！</w:t>
      </w:r>
    </w:p>
    <w:p w14:paraId="59F3C40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士兵们应声放箭，敌军彻底溃败。</w:t>
      </w:r>
    </w:p>
    <w:p w14:paraId="52721D2E">
      <w:pPr>
        <w:bidi w:val="0"/>
        <w:adjustRightInd w:val="0"/>
        <w:snapToGrid w:val="0"/>
        <w:spacing w:beforeLines="0" w:afterLines="0" w:line="360" w:lineRule="auto"/>
        <w:jc w:val="left"/>
        <w:rPr>
          <w:rFonts w:hint="eastAsia"/>
          <w:color w:val="auto"/>
          <w:sz w:val="24"/>
          <w:lang w:val="en-US" w:eastAsia="zh-CN"/>
        </w:rPr>
      </w:pPr>
    </w:p>
    <w:p w14:paraId="5353EA87">
      <w:pPr>
        <w:bidi w:val="0"/>
        <w:adjustRightInd w:val="0"/>
        <w:snapToGrid w:val="0"/>
        <w:spacing w:beforeLines="0" w:afterLines="0" w:line="360" w:lineRule="auto"/>
        <w:jc w:val="left"/>
        <w:rPr>
          <w:rFonts w:hint="eastAsia"/>
          <w:color w:val="auto"/>
          <w:sz w:val="24"/>
          <w:lang w:val="en-US" w:eastAsia="zh-CN"/>
        </w:rPr>
      </w:pPr>
    </w:p>
    <w:p w14:paraId="7BC4F53B">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四</w:t>
      </w:r>
      <w:r>
        <w:rPr>
          <w:rFonts w:hint="eastAsia"/>
          <w:b/>
          <w:bCs/>
          <w:color w:val="auto"/>
          <w:sz w:val="24"/>
          <w:lang w:val="en-US" w:eastAsia="zh-CN"/>
        </w:rPr>
        <w:t xml:space="preserve">十集 </w:t>
      </w:r>
      <w:r>
        <w:rPr>
          <w:rFonts w:hint="eastAsia"/>
          <w:color w:val="auto"/>
          <w:sz w:val="24"/>
          <w:lang w:val="en-US" w:eastAsia="zh-CN"/>
        </w:rPr>
        <w:t>信中事变 宸王使计</w:t>
      </w:r>
    </w:p>
    <w:p w14:paraId="0C1C188C">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40</w:t>
      </w:r>
      <w:r>
        <w:rPr>
          <w:rFonts w:hint="eastAsia"/>
          <w:color w:val="auto"/>
          <w:sz w:val="24"/>
          <w:u w:val="single"/>
          <w:lang w:val="en-US" w:eastAsia="zh-CN"/>
        </w:rPr>
        <w:t>-1 夜 内 军营-凤昭房间</w:t>
      </w:r>
    </w:p>
    <w:p w14:paraId="017A62E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灯火摇曳，凤昭看着手中女帝书信，脸色骤冷，指尖攥紧信纸</w:t>
      </w:r>
    </w:p>
    <w:p w14:paraId="47F5B2A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凤昭：急招回朝，论功行赏，宫中三皇子突发急病暴毙，未嫁男子不入皇陵，已经另寻了风水宝地发丧安葬？！</w:t>
      </w:r>
    </w:p>
    <w:p w14:paraId="789ABB3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大司马、萧元帅见状，面色俱是难看。</w:t>
      </w:r>
    </w:p>
    <w:p w14:paraId="7A728A7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凤昭将书信狠狠拍在案上，眼底戾气翻涌，怒极反笑！</w:t>
      </w:r>
    </w:p>
    <w:p w14:paraId="04629F0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凤昭：他人不知，女帝不清楚阿烬所在何处！？急病暴毙？分明做好了让他死在边外的打算</w:t>
      </w:r>
    </w:p>
    <w:p w14:paraId="70D8DCA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萧元帅：最是无情帝王家</w:t>
      </w:r>
    </w:p>
    <w:p w14:paraId="460A694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秦琥阴阳怪气：帝王以失子平怒，高处不胜寒也是可怜</w:t>
      </w:r>
    </w:p>
    <w:p w14:paraId="40FC522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大司马厉声呵斥：你们俩闭嘴！</w:t>
      </w:r>
    </w:p>
    <w:p w14:paraId="3092855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凤昭皮笑肉不笑，语气冰冷刺骨：陛下确实可怜，我还能让她更可怜。</w:t>
      </w:r>
    </w:p>
    <w:p w14:paraId="427502E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萧元帅忧心忡忡：殿下，他回京无望，只能暗中安置啊</w:t>
      </w:r>
    </w:p>
    <w:p w14:paraId="3AC7504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凤昭冷声拒绝，眼神坚定：我偏要他光明正大、大摇大摆回京，让所有人都知道他还活着！</w:t>
      </w:r>
    </w:p>
    <w:p w14:paraId="1E6122B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凤昭眼神坚定OS：我的人，绝不能这般苟且偷生，女帝的颜面，我偏不维护</w:t>
      </w:r>
    </w:p>
    <w:p w14:paraId="15F3952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众人恍然大悟，皆是震惊，凤昭随即看向众人，意味深长谋划</w:t>
      </w:r>
    </w:p>
    <w:p w14:paraId="34116CA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凤昭：既然陛下要颜面，那咱们就向朝廷讨要巨额赈灾、抚恤银两，再请封我为天下兵马大元帅！</w:t>
      </w:r>
    </w:p>
    <w:p w14:paraId="37A3507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众人瞬间会意，纷纷应和</w:t>
      </w:r>
    </w:p>
    <w:p w14:paraId="0064E0A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凤昭冷笑os：不让宫里狠狠出一波血，难以补偿我此时好心情变糟糕的损失。</w:t>
      </w:r>
    </w:p>
    <w:p w14:paraId="26D0341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此时木门被缓缓推开，面色苍白的夜烬寒推门而入</w:t>
      </w:r>
    </w:p>
    <w:p w14:paraId="33CCDB6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凤昭勾起唇角看向夜烬寒</w:t>
      </w:r>
    </w:p>
    <w:p w14:paraId="29F0677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凤昭：行了，琐事需麻烦诸位，待修正完毕，咱们就班师回朝。和......（看向夜烬寒）一位贵人一起。</w:t>
      </w:r>
    </w:p>
    <w:p w14:paraId="6FB714A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凤昭os：含辛茹苦赚了20年寿元，反手就交出去一半，不过幸好，阿烬没事。</w:t>
      </w:r>
    </w:p>
    <w:p w14:paraId="1FEF78A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△众人面面相觑，识趣地鱼贯而出。</w:t>
      </w:r>
    </w:p>
    <w:p w14:paraId="43172EF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门板合拢的闷响传来瞬间，夜烬寒猛地拉住凤昭，二人距离贴近，唇齿距离不过一指。凤昭手腕被攥住的下一瞬，后背抵上了床柱，半倒入榻。夜烬寒一条手臂撑在她耳侧，另一只手已经扣住了她的腰封，指节用力到泛白。</w:t>
      </w:r>
    </w:p>
    <w:p w14:paraId="0FC0531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凤昭呼吸一滞：阿烬？</w:t>
      </w:r>
    </w:p>
    <w:p w14:paraId="6636147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△夜烬寒没应声。垂着眼，睫毛在苍白的脸上投下一小片阴翳，喉结滚动。</w:t>
      </w:r>
    </w:p>
    <w:p w14:paraId="5A441E8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凤昭试图挣扎，半推：余伤未愈，此举不妥吧。</w:t>
      </w:r>
    </w:p>
    <w:p w14:paraId="5952DA6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△夜烬寒稍稍向后退去与凤昭对视后轻笑，然后偏过头，鼻尖从她的耳廓一路缓慢地啄吻到颈侧。</w:t>
      </w:r>
    </w:p>
    <w:p w14:paraId="5300EF7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△凤昭抬手抵住他胸口。</w:t>
      </w:r>
    </w:p>
    <w:p w14:paraId="22E0E7F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凤昭os；别勾我了，我的底线很低的呜呜呜......</w:t>
      </w:r>
    </w:p>
    <w:p w14:paraId="71FE048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△夜烬寒扣住她那只手，五指强硬地嵌入她的指缝，压在了枕头边。他抬起眼。</w:t>
      </w:r>
    </w:p>
    <w:p w14:paraId="2314FCF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夜烬寒（戏谑）：殿下想哪里去了，我给殿下上药。</w:t>
      </w:r>
    </w:p>
    <w:p w14:paraId="7D55C65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△夜烬寒唇角微不可察地勾了一下，修长的手指滑到她的肩头，缓慢地、一寸一寸地将她外袍的领口往下褪。布料摩挲的细响在寂静中放大。</w:t>
      </w:r>
    </w:p>
    <w:p w14:paraId="1A1B14D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凤昭去抓衣领：不——</w:t>
      </w:r>
    </w:p>
    <w:p w14:paraId="5E5907F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△夜烬寒将她的手挡开，垂着眼，视线落在她锁骨下方那片淤青上，指尖按上，眼尾泛红。</w:t>
      </w:r>
    </w:p>
    <w:p w14:paraId="086287F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夜烬寒：殿下不肯好好上药，那便怪不得阿烬了（声音逐渐变小，最后一句贴着凤昭耳边说）</w:t>
      </w:r>
    </w:p>
    <w:p w14:paraId="0C4B529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凤昭：你——</w:t>
      </w:r>
    </w:p>
    <w:p w14:paraId="142A953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△话没说完，夜烬寒倏然扣住她双手手腕，猛地抬过头顶。</w:t>
      </w:r>
    </w:p>
    <w:p w14:paraId="5F440E5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△撕拉——</w:t>
      </w:r>
    </w:p>
    <w:p w14:paraId="258DE12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△衣帛碎裂的声音在寂静里炸开。外袍从领口直直裂到腰间，里衣的系带应声而断，露出一大片雪白的肌肤和腰间缠绕的纱布。</w:t>
      </w:r>
    </w:p>
    <w:p w14:paraId="5353B45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凤昭瞳孔骤缩，本能地挣扎：夜烬寒！你疯了——</w:t>
      </w:r>
    </w:p>
    <w:p w14:paraId="458640D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△夜烬寒没说话，只是慢条斯理地将撕裂的布条扯下来，在掌心绕了两圈后缠上她手腕，布条收紧，在她腕间打了一个牢固的结。</w:t>
      </w:r>
    </w:p>
    <w:p w14:paraId="3D17AC3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△凤昭双手被缚在床头的柱上，挣了两下，布条纹丝不动。</w:t>
      </w:r>
    </w:p>
    <w:p w14:paraId="2955675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凤昭恼了：你放开我！</w:t>
      </w:r>
    </w:p>
    <w:p w14:paraId="60EB780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△夜烬寒俯下身，双手撑在她身体两侧，将她整个人笼罩在自己的阴影里。</w:t>
      </w:r>
    </w:p>
    <w:p w14:paraId="5F724B9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夜烬寒：不放。</w:t>
      </w:r>
    </w:p>
    <w:p w14:paraId="35F6D78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△他的指尖从她被缚的手腕一路滑下来，沿着小臂内侧那道脆弱的青筋，经过肘窝，最后停留在她颈侧。</w:t>
      </w:r>
    </w:p>
    <w:p w14:paraId="37DF434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夜烬寒：殿下为了救我可以不顾性命，那殿下这条命，连同这具身体，每一寸，都该是我的。将身许卿，何其幸也。</w:t>
      </w:r>
    </w:p>
    <w:p w14:paraId="246DB92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△凤昭想偏头，夜烬寒却捏住了她的下颌，精准地定住了她的脸。拇指抵在她唇边，缓缓摩挲过下唇的弧度。</w:t>
      </w:r>
    </w:p>
    <w:p w14:paraId="58BEA3A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夜烬寒眼神侵略：躲什么？嗯？~</w:t>
      </w:r>
    </w:p>
    <w:p w14:paraId="364EFD2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△凤昭的心脏猛地一跳瞳孔皱缩。被绑的手本能想推开他，下一瞬却带着绑带落在夜烬寒的肩上，变成了无力的攀附。</w:t>
      </w:r>
    </w:p>
    <w:p w14:paraId="1BE16B7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△夜烬寒低笑了一声。低头一路向下吻去。</w:t>
      </w:r>
    </w:p>
    <w:p w14:paraId="1ACC05D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夜烬寒os：我原本一无所有。可凤昭将被全世界抛弃的我捡了起来，拍拍灰尘，缝缝补补，抱在怀里。爱人给了我一切。</w:t>
      </w:r>
    </w:p>
    <w:p w14:paraId="01A64A8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【结尾卡点】【滴，夜烬寒对您达成[海枯石烂]成就！恭喜您获得世界意识额外奖励：续命丹*1(作用对象不限)】</w:t>
      </w:r>
    </w:p>
    <w:p w14:paraId="0ED96D8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凤昭瞳孔震颤os：！！！还有附加分！？</w:t>
      </w:r>
    </w:p>
    <w:p w14:paraId="3B1D8FE3">
      <w:pPr>
        <w:bidi w:val="0"/>
        <w:adjustRightInd w:val="0"/>
        <w:snapToGrid w:val="0"/>
        <w:spacing w:beforeLines="0" w:afterLines="0" w:line="360" w:lineRule="auto"/>
        <w:jc w:val="left"/>
        <w:rPr>
          <w:rFonts w:hint="eastAsia"/>
          <w:color w:val="auto"/>
          <w:sz w:val="24"/>
          <w:lang w:val="en-US" w:eastAsia="zh-CN"/>
        </w:rPr>
      </w:pPr>
    </w:p>
    <w:p w14:paraId="1A89AB8B">
      <w:pPr>
        <w:bidi w:val="0"/>
        <w:adjustRightInd w:val="0"/>
        <w:snapToGrid w:val="0"/>
        <w:spacing w:beforeLines="0" w:afterLines="0" w:line="360" w:lineRule="auto"/>
        <w:jc w:val="left"/>
        <w:rPr>
          <w:rFonts w:hint="eastAsia"/>
          <w:color w:val="auto"/>
          <w:sz w:val="24"/>
          <w:lang w:val="en-US" w:eastAsia="zh-CN"/>
        </w:rPr>
      </w:pPr>
    </w:p>
    <w:p w14:paraId="4168BC79">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四十一</w:t>
      </w:r>
      <w:r>
        <w:rPr>
          <w:rFonts w:hint="eastAsia"/>
          <w:b/>
          <w:bCs/>
          <w:color w:val="auto"/>
          <w:sz w:val="24"/>
          <w:lang w:val="en-US" w:eastAsia="zh-CN"/>
        </w:rPr>
        <w:t>集</w:t>
      </w:r>
      <w:r>
        <w:rPr>
          <w:rFonts w:hint="eastAsia"/>
          <w:color w:val="auto"/>
          <w:sz w:val="24"/>
          <w:lang w:val="en-US" w:eastAsia="zh-CN"/>
        </w:rPr>
        <w:t xml:space="preserve"> 金殿逼宫 一品重臣</w:t>
      </w:r>
    </w:p>
    <w:p w14:paraId="6327842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41</w:t>
      </w:r>
      <w:r>
        <w:rPr>
          <w:rFonts w:hint="eastAsia"/>
          <w:color w:val="auto"/>
          <w:sz w:val="24"/>
          <w:u w:val="single"/>
          <w:lang w:val="en-US" w:eastAsia="zh-CN"/>
        </w:rPr>
        <w:t>-1 日 内 皇宫</w:t>
      </w:r>
    </w:p>
    <w:p w14:paraId="0050B7A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三皇女和洛将军</w:t>
      </w:r>
      <w:r>
        <w:rPr>
          <w:rFonts w:hint="default"/>
          <w:color w:val="auto"/>
          <w:sz w:val="24"/>
          <w:lang w:val="en-US" w:eastAsia="zh-CN"/>
        </w:rPr>
        <w:t>和女帝执手相看泪眼。</w:t>
      </w:r>
    </w:p>
    <w:p w14:paraId="429DAAC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夜灵犀：母皇！！</w:t>
      </w:r>
    </w:p>
    <w:p w14:paraId="343CFB4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洛倾云：陛下！</w:t>
      </w:r>
    </w:p>
    <w:p w14:paraId="05E7A2C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女帝：回来就好，回来就好阿。</w:t>
      </w:r>
      <w:r>
        <w:rPr>
          <w:rFonts w:hint="default"/>
          <w:color w:val="auto"/>
          <w:sz w:val="24"/>
          <w:lang w:val="en-US" w:eastAsia="zh-CN"/>
        </w:rPr>
        <w:t>大司马老当益壮，不愧是朕的肱股之臣，国之栋梁！</w:t>
      </w:r>
      <w:r>
        <w:rPr>
          <w:rFonts w:hint="eastAsia"/>
          <w:color w:val="auto"/>
          <w:sz w:val="24"/>
          <w:lang w:val="en-US" w:eastAsia="zh-CN"/>
        </w:rPr>
        <w:t>授予太傅之位！秦将军</w:t>
      </w:r>
      <w:r>
        <w:rPr>
          <w:rFonts w:hint="default"/>
          <w:color w:val="auto"/>
          <w:sz w:val="24"/>
          <w:lang w:val="en-US" w:eastAsia="zh-CN"/>
        </w:rPr>
        <w:t>年纪轻轻，却身负将才，假以时日，定成大器。</w:t>
      </w:r>
      <w:r>
        <w:rPr>
          <w:rFonts w:hint="eastAsia"/>
          <w:color w:val="auto"/>
          <w:sz w:val="24"/>
          <w:lang w:val="en-US" w:eastAsia="zh-CN"/>
        </w:rPr>
        <w:t>加封</w:t>
      </w:r>
      <w:r>
        <w:rPr>
          <w:rFonts w:hint="default"/>
          <w:color w:val="auto"/>
          <w:sz w:val="24"/>
          <w:lang w:val="en-US" w:eastAsia="zh-CN"/>
        </w:rPr>
        <w:t>正四品中郎将</w:t>
      </w:r>
    </w:p>
    <w:p w14:paraId="74647A5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耐心地等到女帝封赏完毕，这才慢条斯理地行了一个礼</w:t>
      </w:r>
    </w:p>
    <w:p w14:paraId="76BE78D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朗声道：</w:t>
      </w:r>
      <w:r>
        <w:rPr>
          <w:rFonts w:hint="eastAsia"/>
          <w:color w:val="auto"/>
          <w:sz w:val="24"/>
          <w:lang w:val="en-US" w:eastAsia="zh-CN"/>
        </w:rPr>
        <w:t>陛</w:t>
      </w:r>
      <w:r>
        <w:rPr>
          <w:rFonts w:hint="default"/>
          <w:color w:val="auto"/>
          <w:sz w:val="24"/>
          <w:lang w:val="en-US" w:eastAsia="zh-CN"/>
        </w:rPr>
        <w:t>下，您是不是把臣忘了。</w:t>
      </w:r>
    </w:p>
    <w:p w14:paraId="46C1B77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△殿中霎时一片寂静。</w:t>
      </w:r>
    </w:p>
    <w:p w14:paraId="03B4E47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女帝望向</w:t>
      </w:r>
      <w:r>
        <w:rPr>
          <w:rFonts w:hint="eastAsia"/>
          <w:color w:val="auto"/>
          <w:sz w:val="24"/>
          <w:lang w:val="en-US" w:eastAsia="zh-CN"/>
        </w:rPr>
        <w:t>凤昭</w:t>
      </w:r>
      <w:r>
        <w:rPr>
          <w:rFonts w:hint="default"/>
          <w:color w:val="auto"/>
          <w:sz w:val="24"/>
          <w:lang w:val="en-US" w:eastAsia="zh-CN"/>
        </w:rPr>
        <w:t>，眼含深意，表情和语气都淡了许多：这是什么话，为了赏你，朕的私库都搬空了半座，还不够疼你么？</w:t>
      </w:r>
    </w:p>
    <w:p w14:paraId="28B06DC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头铁道：诸位皆加官进爵，只有臣没捞着一官半职，臣委屈。</w:t>
      </w:r>
    </w:p>
    <w:p w14:paraId="0291EE1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女帝眼睛一眯，声音带着寒意与威压</w:t>
      </w:r>
      <w:r>
        <w:rPr>
          <w:rFonts w:hint="eastAsia"/>
          <w:color w:val="auto"/>
          <w:sz w:val="24"/>
          <w:lang w:val="en-US" w:eastAsia="zh-CN"/>
        </w:rPr>
        <w:t>：宸王</w:t>
      </w:r>
      <w:r>
        <w:rPr>
          <w:rFonts w:hint="default"/>
          <w:color w:val="auto"/>
          <w:sz w:val="24"/>
          <w:lang w:val="en-US" w:eastAsia="zh-CN"/>
        </w:rPr>
        <w:t>，你还想更进一步？再往上进，那可就只有</w:t>
      </w:r>
      <w:r>
        <w:rPr>
          <w:rFonts w:hint="eastAsia"/>
          <w:color w:val="auto"/>
          <w:sz w:val="24"/>
          <w:lang w:val="en-US" w:eastAsia="zh-CN"/>
        </w:rPr>
        <w:t>我</w:t>
      </w:r>
      <w:r>
        <w:rPr>
          <w:rFonts w:hint="default"/>
          <w:color w:val="auto"/>
          <w:sz w:val="24"/>
          <w:lang w:val="en-US" w:eastAsia="zh-CN"/>
        </w:rPr>
        <w:t>屁股底下这个位置了。</w:t>
      </w:r>
    </w:p>
    <w:p w14:paraId="4908A31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△金銮殿中，落针可闻。</w:t>
      </w:r>
      <w:r>
        <w:rPr>
          <w:rFonts w:hint="eastAsia"/>
          <w:color w:val="auto"/>
          <w:sz w:val="24"/>
          <w:lang w:val="en-US" w:eastAsia="zh-CN"/>
        </w:rPr>
        <w:t>众人面面相觑。</w:t>
      </w:r>
    </w:p>
    <w:p w14:paraId="1665913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仍然面不改色，泰然自若：陛下此言就生分了不是，臣哪里是求进爵，明明是求加官啊</w:t>
      </w:r>
      <w:r>
        <w:rPr>
          <w:rFonts w:hint="eastAsia"/>
          <w:color w:val="auto"/>
          <w:sz w:val="24"/>
          <w:lang w:val="en-US" w:eastAsia="zh-CN"/>
        </w:rPr>
        <w:t>。</w:t>
      </w:r>
      <w:r>
        <w:rPr>
          <w:rFonts w:hint="default"/>
          <w:color w:val="auto"/>
          <w:sz w:val="24"/>
          <w:lang w:val="en-US" w:eastAsia="zh-CN"/>
        </w:rPr>
        <w:t>臣业已成人，却还是个无业游民，上次</w:t>
      </w:r>
      <w:r>
        <w:rPr>
          <w:rFonts w:hint="eastAsia"/>
          <w:color w:val="auto"/>
          <w:sz w:val="24"/>
          <w:lang w:val="en-US" w:eastAsia="zh-CN"/>
        </w:rPr>
        <w:t>云相国</w:t>
      </w:r>
      <w:r>
        <w:rPr>
          <w:rFonts w:hint="default"/>
          <w:color w:val="auto"/>
          <w:sz w:val="24"/>
          <w:lang w:val="en-US" w:eastAsia="zh-CN"/>
        </w:rPr>
        <w:t>还辱骂臣，说臣一介白身，无功名，无官职，要治臣的罪呢。那时臣真是无言以对，小脸臊得通红，怪丢人的。</w:t>
      </w:r>
    </w:p>
    <w:p w14:paraId="7D59C33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云相国：</w:t>
      </w:r>
      <w:r>
        <w:rPr>
          <w:rFonts w:hint="default"/>
          <w:color w:val="auto"/>
          <w:sz w:val="24"/>
          <w:lang w:val="en-US" w:eastAsia="zh-CN"/>
        </w:rPr>
        <w:t>无理取闹！胡言乱语！</w:t>
      </w:r>
    </w:p>
    <w:p w14:paraId="6D25AC0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云相国</w:t>
      </w:r>
      <w:r>
        <w:rPr>
          <w:rFonts w:hint="default"/>
          <w:color w:val="auto"/>
          <w:sz w:val="24"/>
          <w:lang w:val="en-US" w:eastAsia="zh-CN"/>
        </w:rPr>
        <w:t>痛骂一声，被</w:t>
      </w:r>
      <w:r>
        <w:rPr>
          <w:rFonts w:hint="eastAsia"/>
          <w:color w:val="auto"/>
          <w:sz w:val="24"/>
          <w:lang w:val="en-US" w:eastAsia="zh-CN"/>
        </w:rPr>
        <w:t>凤昭</w:t>
      </w:r>
      <w:r>
        <w:rPr>
          <w:rFonts w:hint="default"/>
          <w:color w:val="auto"/>
          <w:sz w:val="24"/>
          <w:lang w:val="en-US" w:eastAsia="zh-CN"/>
        </w:rPr>
        <w:t>眼风一扫，又浑身一个激灵，立马闪身躲到其他同僚身后。</w:t>
      </w:r>
    </w:p>
    <w:p w14:paraId="220C3C5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凤昭茶言茶语：</w:t>
      </w:r>
      <w:r>
        <w:rPr>
          <w:rFonts w:hint="default"/>
          <w:color w:val="auto"/>
          <w:sz w:val="24"/>
          <w:lang w:val="en-US" w:eastAsia="zh-CN"/>
        </w:rPr>
        <w:t>陛下，你瞧瞧，臣才收复羌州回来，没有功劳也有苦劳吧，</w:t>
      </w:r>
      <w:r>
        <w:rPr>
          <w:rFonts w:hint="eastAsia"/>
          <w:color w:val="auto"/>
          <w:sz w:val="24"/>
          <w:lang w:val="en-US" w:eastAsia="zh-CN"/>
        </w:rPr>
        <w:t>云相国</w:t>
      </w:r>
      <w:r>
        <w:rPr>
          <w:rFonts w:hint="default"/>
          <w:color w:val="auto"/>
          <w:sz w:val="24"/>
          <w:lang w:val="en-US" w:eastAsia="zh-CN"/>
        </w:rPr>
        <w:t>还敢在大庭广众之下贬斥臣，可见她瞧不起臣。臣委屈啊。</w:t>
      </w:r>
    </w:p>
    <w:p w14:paraId="60D9313B">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云相国</w:t>
      </w:r>
      <w:r>
        <w:rPr>
          <w:rFonts w:hint="default"/>
          <w:color w:val="auto"/>
          <w:sz w:val="24"/>
          <w:lang w:val="en-US" w:eastAsia="zh-CN"/>
        </w:rPr>
        <w:t>气了个倒仰，差点七窍生烟</w:t>
      </w:r>
      <w:r>
        <w:rPr>
          <w:rFonts w:hint="eastAsia"/>
          <w:color w:val="auto"/>
          <w:sz w:val="24"/>
          <w:lang w:val="en-US" w:eastAsia="zh-CN"/>
        </w:rPr>
        <w:t>，旁边大臣连忙扶住</w:t>
      </w:r>
    </w:p>
    <w:p w14:paraId="78526B6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云相国</w:t>
      </w:r>
      <w:r>
        <w:rPr>
          <w:rFonts w:hint="default"/>
          <w:color w:val="auto"/>
          <w:sz w:val="24"/>
          <w:lang w:val="en-US" w:eastAsia="zh-CN"/>
        </w:rPr>
        <w:t>：陛下！</w:t>
      </w:r>
      <w:r>
        <w:rPr>
          <w:rFonts w:hint="eastAsia"/>
          <w:color w:val="auto"/>
          <w:sz w:val="24"/>
          <w:lang w:val="en-US" w:eastAsia="zh-CN"/>
        </w:rPr>
        <w:t>宸王</w:t>
      </w:r>
      <w:r>
        <w:rPr>
          <w:rFonts w:hint="default"/>
          <w:color w:val="auto"/>
          <w:sz w:val="24"/>
          <w:lang w:val="en-US" w:eastAsia="zh-CN"/>
        </w:rPr>
        <w:t>身无一官半职就敢如此猖狂，无法无天，痛殴朝臣，顶撞圣上！若得了官位，还不捅上天去！</w:t>
      </w:r>
    </w:p>
    <w:p w14:paraId="3BC560F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理也没理她们，而是可怜巴巴地往上首一看，掉下了一颗鳄鱼的眼泪</w:t>
      </w:r>
    </w:p>
    <w:p w14:paraId="0EDDA13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陛下，您说句话啊</w:t>
      </w:r>
      <w:r>
        <w:rPr>
          <w:rFonts w:hint="eastAsia"/>
          <w:color w:val="auto"/>
          <w:sz w:val="24"/>
          <w:lang w:val="en-US" w:eastAsia="zh-CN"/>
        </w:rPr>
        <w:t>~</w:t>
      </w:r>
      <w:r>
        <w:rPr>
          <w:rFonts w:hint="default"/>
          <w:color w:val="auto"/>
          <w:sz w:val="24"/>
          <w:lang w:val="en-US" w:eastAsia="zh-CN"/>
        </w:rPr>
        <w:t>辛辛苦苦打仗，回来还要被这些尸位素餐的禄蠹指着鼻子骂，臣心寒啊！是臣不配……京城既没有臣的容身之处，这就收拾收拾回庆州收租子度日算了。陛下，您多保重。</w:t>
      </w:r>
    </w:p>
    <w:p w14:paraId="5AFE23C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臣子1：</w:t>
      </w:r>
      <w:r>
        <w:rPr>
          <w:rFonts w:hint="default"/>
          <w:color w:val="auto"/>
          <w:sz w:val="24"/>
          <w:lang w:val="en-US" w:eastAsia="zh-CN"/>
        </w:rPr>
        <w:t>哎呀殿下何出此言！陛下对您的拳拳疼爱之情，就算别人不清楚，您自己还不知道吗，可别伤了陛下的心啊！</w:t>
      </w:r>
    </w:p>
    <w:p w14:paraId="5017EFE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臣子2：</w:t>
      </w:r>
      <w:r>
        <w:rPr>
          <w:rFonts w:hint="default"/>
          <w:color w:val="auto"/>
          <w:sz w:val="24"/>
          <w:lang w:val="en-US" w:eastAsia="zh-CN"/>
        </w:rPr>
        <w:t>是呀是呀，陛下怎舍得让您回庆州，论功行赏，天理如此，陛下怎会吝啬？别因为某些人跳脚就和陛下置气呀！</w:t>
      </w:r>
    </w:p>
    <w:p w14:paraId="5E9C9EC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女帝忍无可忍地厉声喝道：够了！金殿之上追逐打闹，简直毫无体统！</w:t>
      </w:r>
    </w:p>
    <w:p w14:paraId="39DBD18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堂中终于又安静下来。</w:t>
      </w:r>
    </w:p>
    <w:p w14:paraId="116B891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女帝神色缓了缓，沉声问下首的</w:t>
      </w:r>
      <w:r>
        <w:rPr>
          <w:rFonts w:hint="eastAsia"/>
          <w:color w:val="auto"/>
          <w:sz w:val="24"/>
          <w:lang w:val="en-US" w:eastAsia="zh-CN"/>
        </w:rPr>
        <w:t>凤昭</w:t>
      </w:r>
      <w:r>
        <w:rPr>
          <w:rFonts w:hint="default"/>
          <w:color w:val="auto"/>
          <w:sz w:val="24"/>
          <w:lang w:val="en-US" w:eastAsia="zh-CN"/>
        </w:rPr>
        <w:t>：那</w:t>
      </w:r>
      <w:r>
        <w:rPr>
          <w:rFonts w:hint="eastAsia"/>
          <w:color w:val="auto"/>
          <w:sz w:val="24"/>
          <w:lang w:val="en-US" w:eastAsia="zh-CN"/>
        </w:rPr>
        <w:t>宸王</w:t>
      </w:r>
      <w:r>
        <w:rPr>
          <w:rFonts w:hint="default"/>
          <w:color w:val="auto"/>
          <w:sz w:val="24"/>
          <w:lang w:val="en-US" w:eastAsia="zh-CN"/>
        </w:rPr>
        <w:t>想求什么官职？</w:t>
      </w:r>
    </w:p>
    <w:p w14:paraId="48085AF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先谢过陛下隆恩！官职嘛，自然是气派的，清闲的，最好平时不用上朝……</w:t>
      </w:r>
    </w:p>
    <w:p w14:paraId="059B74D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女帝无语嘴角微微抽搐os：让你说你还真挑上了</w:t>
      </w:r>
    </w:p>
    <w:p w14:paraId="2268823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说：臣不贪心，</w:t>
      </w:r>
      <w:r>
        <w:rPr>
          <w:rFonts w:hint="eastAsia"/>
          <w:color w:val="auto"/>
          <w:sz w:val="24"/>
          <w:lang w:val="en-US" w:eastAsia="zh-CN"/>
        </w:rPr>
        <w:t>那就</w:t>
      </w:r>
      <w:r>
        <w:rPr>
          <w:rFonts w:hint="default"/>
          <w:color w:val="auto"/>
          <w:sz w:val="24"/>
          <w:lang w:val="en-US" w:eastAsia="zh-CN"/>
        </w:rPr>
        <w:t>求陛下封我为天下兵马大元帅吧！</w:t>
      </w:r>
    </w:p>
    <w:p w14:paraId="3E55F98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众人哗然：什么！！！</w:t>
      </w:r>
    </w:p>
    <w:p w14:paraId="3F903ECF">
      <w:pPr>
        <w:bidi w:val="0"/>
        <w:adjustRightInd w:val="0"/>
        <w:snapToGrid w:val="0"/>
        <w:spacing w:beforeLines="0" w:afterLines="0" w:line="360" w:lineRule="auto"/>
        <w:jc w:val="left"/>
        <w:rPr>
          <w:rFonts w:hint="eastAsia"/>
          <w:color w:val="auto"/>
          <w:sz w:val="24"/>
          <w:lang w:val="en-US" w:eastAsia="zh-CN"/>
        </w:rPr>
      </w:pPr>
    </w:p>
    <w:p w14:paraId="0A9C9907">
      <w:pPr>
        <w:bidi w:val="0"/>
        <w:adjustRightInd w:val="0"/>
        <w:snapToGrid w:val="0"/>
        <w:spacing w:beforeLines="0" w:afterLines="0" w:line="360" w:lineRule="auto"/>
        <w:jc w:val="left"/>
        <w:rPr>
          <w:rFonts w:hint="eastAsia"/>
          <w:color w:val="auto"/>
          <w:sz w:val="24"/>
          <w:lang w:val="en-US" w:eastAsia="zh-CN"/>
        </w:rPr>
      </w:pPr>
    </w:p>
    <w:p w14:paraId="1DBB8286">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二</w:t>
      </w:r>
      <w:r>
        <w:rPr>
          <w:rFonts w:hint="eastAsia"/>
          <w:b/>
          <w:bCs/>
          <w:color w:val="auto"/>
          <w:sz w:val="24"/>
          <w:lang w:val="en-US" w:eastAsia="zh-CN"/>
        </w:rPr>
        <w:t>集</w:t>
      </w:r>
      <w:r>
        <w:rPr>
          <w:rFonts w:hint="eastAsia"/>
          <w:color w:val="auto"/>
          <w:sz w:val="24"/>
          <w:lang w:val="en-US" w:eastAsia="zh-CN"/>
        </w:rPr>
        <w:t xml:space="preserve"> 求封元帅 孔雀归巢</w:t>
      </w:r>
    </w:p>
    <w:p w14:paraId="36D7B1AB">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2</w:t>
      </w:r>
      <w:r>
        <w:rPr>
          <w:rFonts w:hint="eastAsia"/>
          <w:color w:val="auto"/>
          <w:sz w:val="24"/>
          <w:u w:val="single"/>
          <w:lang w:val="en-US" w:eastAsia="zh-CN"/>
        </w:rPr>
        <w:t>-1 日 内 皇宫</w:t>
      </w:r>
    </w:p>
    <w:p w14:paraId="7889727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△女帝蹭得一下站起身，完全被她的狮子大开口震惊到了，拍桌</w:t>
      </w:r>
      <w:r>
        <w:rPr>
          <w:rFonts w:hint="eastAsia"/>
          <w:color w:val="auto"/>
          <w:sz w:val="24"/>
          <w:lang w:val="en-US" w:eastAsia="zh-CN"/>
        </w:rPr>
        <w:t>震怒</w:t>
      </w:r>
    </w:p>
    <w:p w14:paraId="367F43C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：什么？</w:t>
      </w:r>
      <w:r>
        <w:rPr>
          <w:rFonts w:hint="eastAsia"/>
          <w:color w:val="auto"/>
          <w:sz w:val="24"/>
          <w:lang w:val="en-US" w:eastAsia="zh-CN"/>
        </w:rPr>
        <w:t>！凤昭！</w:t>
      </w:r>
      <w:r>
        <w:rPr>
          <w:rFonts w:hint="default"/>
          <w:color w:val="auto"/>
          <w:sz w:val="24"/>
          <w:lang w:val="en-US" w:eastAsia="zh-CN"/>
        </w:rPr>
        <w:t>你还真敢要啊！</w:t>
      </w:r>
    </w:p>
    <w:p w14:paraId="4DF21E4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凤昭装傻</w:t>
      </w:r>
      <w:r>
        <w:rPr>
          <w:rFonts w:hint="default"/>
          <w:color w:val="auto"/>
          <w:sz w:val="24"/>
          <w:lang w:val="en-US" w:eastAsia="zh-CN"/>
        </w:rPr>
        <w:t>疑惑道</w:t>
      </w:r>
      <w:r>
        <w:rPr>
          <w:rFonts w:hint="eastAsia"/>
          <w:color w:val="auto"/>
          <w:sz w:val="24"/>
          <w:lang w:val="en-US" w:eastAsia="zh-CN"/>
        </w:rPr>
        <w:t>：</w:t>
      </w:r>
      <w:r>
        <w:rPr>
          <w:rFonts w:hint="default"/>
          <w:color w:val="auto"/>
          <w:sz w:val="24"/>
          <w:lang w:val="en-US" w:eastAsia="zh-CN"/>
        </w:rPr>
        <w:t>陛下治下盛世，天下太平，数十年无仗可打，这回番邦联盟只不过是个意外。军权帝揽，这等武将职封既气派又清闲，无事不朝，正适合臣。</w:t>
      </w:r>
    </w:p>
    <w:p w14:paraId="20AE7D1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女帝气的浑身颤抖，看着众臣：你们一个个吃干饭的吗！</w:t>
      </w:r>
    </w:p>
    <w:p w14:paraId="1AE6374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群臣眼观鼻鼻观心皆不敢作答，一个两个低头不语</w:t>
      </w:r>
    </w:p>
    <w:p w14:paraId="26C22AB6">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大司马慢步走出。</w:t>
      </w:r>
    </w:p>
    <w:p w14:paraId="064B6DF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女帝长舒一口气：爱卿，这么多年了还得靠你</w:t>
      </w:r>
    </w:p>
    <w:p w14:paraId="2B3A29B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大司马</w:t>
      </w:r>
      <w:r>
        <w:rPr>
          <w:rFonts w:hint="eastAsia"/>
          <w:color w:val="auto"/>
          <w:sz w:val="24"/>
          <w:lang w:val="en-US" w:eastAsia="zh-CN"/>
        </w:rPr>
        <w:t>躬身作揖：，陛下，臣，附议。</w:t>
      </w:r>
    </w:p>
    <w:p w14:paraId="0D29292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女帝眼眸震颤，下一秒脱力坐下。</w:t>
      </w:r>
    </w:p>
    <w:p w14:paraId="08596B1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朝臣们</w:t>
      </w:r>
      <w:r>
        <w:rPr>
          <w:rFonts w:hint="eastAsia"/>
          <w:color w:val="auto"/>
          <w:sz w:val="24"/>
          <w:lang w:val="en-US" w:eastAsia="zh-CN"/>
        </w:rPr>
        <w:t>互相对视：臣附议。</w:t>
      </w:r>
    </w:p>
    <w:p w14:paraId="2D4AC9C6">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女帝看着低头作揖的众人，轻笑一声，语气生硬</w:t>
      </w:r>
    </w:p>
    <w:p w14:paraId="5A480C4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女帝：好啊好啊，你们一个个都好样的，行，朕，准了。</w:t>
      </w:r>
    </w:p>
    <w:p w14:paraId="12FD184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神情肃然：</w:t>
      </w:r>
      <w:r>
        <w:rPr>
          <w:rFonts w:hint="eastAsia"/>
          <w:color w:val="auto"/>
          <w:sz w:val="24"/>
          <w:lang w:val="en-US" w:eastAsia="zh-CN"/>
        </w:rPr>
        <w:t>凤昭，听说</w:t>
      </w:r>
      <w:r>
        <w:rPr>
          <w:rFonts w:hint="default"/>
          <w:color w:val="auto"/>
          <w:sz w:val="24"/>
          <w:lang w:val="en-US" w:eastAsia="zh-CN"/>
        </w:rPr>
        <w:t>原本的</w:t>
      </w:r>
      <w:r>
        <w:rPr>
          <w:rFonts w:hint="eastAsia"/>
          <w:color w:val="auto"/>
          <w:sz w:val="24"/>
          <w:lang w:val="en-US" w:eastAsia="zh-CN"/>
        </w:rPr>
        <w:t>珈蓝</w:t>
      </w:r>
      <w:r>
        <w:rPr>
          <w:rFonts w:hint="default"/>
          <w:color w:val="auto"/>
          <w:sz w:val="24"/>
          <w:lang w:val="en-US" w:eastAsia="zh-CN"/>
        </w:rPr>
        <w:t>国吞并了周围的国家和部落，已经成西域帝国了？还要派王子来朝廷和亲？</w:t>
      </w:r>
      <w:r>
        <w:rPr>
          <w:rFonts w:hint="eastAsia"/>
          <w:color w:val="auto"/>
          <w:sz w:val="24"/>
          <w:lang w:val="en-US" w:eastAsia="zh-CN"/>
        </w:rPr>
        <w:t>趁着这左迁东风，一起</w:t>
      </w:r>
      <w:r>
        <w:rPr>
          <w:rFonts w:hint="default"/>
          <w:color w:val="auto"/>
          <w:sz w:val="24"/>
          <w:lang w:val="en-US" w:eastAsia="zh-CN"/>
        </w:rPr>
        <w:t>宣上殿来</w:t>
      </w:r>
      <w:r>
        <w:rPr>
          <w:rFonts w:hint="eastAsia"/>
          <w:color w:val="auto"/>
          <w:sz w:val="24"/>
          <w:lang w:val="en-US" w:eastAsia="zh-CN"/>
        </w:rPr>
        <w:t>吧</w:t>
      </w:r>
      <w:r>
        <w:rPr>
          <w:rFonts w:hint="default"/>
          <w:color w:val="auto"/>
          <w:sz w:val="24"/>
          <w:lang w:val="en-US" w:eastAsia="zh-CN"/>
        </w:rPr>
        <w:t>！</w:t>
      </w:r>
    </w:p>
    <w:p w14:paraId="2F37819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华丽的雀金裘羽衣，后摆长长曳地，如同雍容富丽的孔雀的尾羽。一头奇特的孔雀翠羽般深青色的头发，被坠着宝石流苏的金链缠绕着辫了起来，头戴缠枝金冠，覆着深青面纱，美目蜜如琥珀，眸光流转间，风情无限。众人都不由得看痴了。</w:t>
      </w:r>
    </w:p>
    <w:p w14:paraId="578D962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淡定地步入堂中，走到</w:t>
      </w:r>
      <w:r>
        <w:rPr>
          <w:rFonts w:hint="eastAsia"/>
          <w:color w:val="auto"/>
          <w:sz w:val="24"/>
          <w:lang w:val="en-US" w:eastAsia="zh-CN"/>
        </w:rPr>
        <w:t>凤昭</w:t>
      </w:r>
      <w:r>
        <w:rPr>
          <w:rFonts w:hint="default"/>
          <w:color w:val="auto"/>
          <w:sz w:val="24"/>
          <w:lang w:val="en-US" w:eastAsia="zh-CN"/>
        </w:rPr>
        <w:t>身边站定，笑眯眯地朝上首行了个礼</w:t>
      </w:r>
    </w:p>
    <w:p w14:paraId="38E15F7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参见</w:t>
      </w:r>
      <w:r>
        <w:rPr>
          <w:rFonts w:hint="eastAsia"/>
          <w:color w:val="auto"/>
          <w:sz w:val="24"/>
          <w:lang w:val="en-US" w:eastAsia="zh-CN"/>
        </w:rPr>
        <w:t>天姒</w:t>
      </w:r>
      <w:r>
        <w:rPr>
          <w:rFonts w:hint="default"/>
          <w:color w:val="auto"/>
          <w:sz w:val="24"/>
          <w:lang w:val="en-US" w:eastAsia="zh-CN"/>
        </w:rPr>
        <w:t>皇帝陛下。</w:t>
      </w:r>
    </w:p>
    <w:p w14:paraId="46C8D32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△女帝神色怔忡，无意识地打翻了桌案上的一杯酒。价值连城的琉璃酒杯落在地上摔得粉碎，发出清脆的响声。</w:t>
      </w:r>
    </w:p>
    <w:p w14:paraId="4FAFDCE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女帝内心翻江倒海，面上却硬是稳住了：王子远道而来，免礼。</w:t>
      </w:r>
    </w:p>
    <w:p w14:paraId="535CFE2D">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女帝目光复杂无比，可夜烬寒却轻松回望，笑眼弯弯，只是眸中并无一丝笑意。</w:t>
      </w:r>
    </w:p>
    <w:p w14:paraId="3029E5D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然而就在这时，一阵妖风吹来，正巧把夜烬寒的面纱吹掉了，完完整整地露出那张似笑非笑、瑰艳靡丽的脸。</w:t>
      </w:r>
    </w:p>
    <w:p w14:paraId="7B491F2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w:t>
      </w:r>
      <w:r>
        <w:rPr>
          <w:rFonts w:hint="default"/>
          <w:color w:val="auto"/>
          <w:sz w:val="24"/>
          <w:lang w:val="en-US" w:eastAsia="zh-CN"/>
        </w:rPr>
        <w:t>△</w:t>
      </w:r>
      <w:r>
        <w:rPr>
          <w:rFonts w:hint="eastAsia"/>
          <w:color w:val="auto"/>
          <w:sz w:val="24"/>
          <w:lang w:val="en-US" w:eastAsia="zh-CN"/>
        </w:rPr>
        <w:t>朝臣们定睛一看，顿时大惊失色，倒吸一口凉气。</w:t>
      </w:r>
    </w:p>
    <w:p w14:paraId="3C81E326">
      <w:pPr>
        <w:bidi w:val="0"/>
        <w:adjustRightInd w:val="0"/>
        <w:snapToGrid w:val="0"/>
        <w:spacing w:beforeLines="0" w:afterLines="0" w:line="360" w:lineRule="auto"/>
        <w:jc w:val="left"/>
        <w:rPr>
          <w:rFonts w:hint="default"/>
          <w:color w:val="auto"/>
          <w:sz w:val="24"/>
          <w:lang w:val="en-US" w:eastAsia="zh-CN"/>
        </w:rPr>
      </w:pPr>
    </w:p>
    <w:p w14:paraId="5CB50D18">
      <w:pPr>
        <w:bidi w:val="0"/>
        <w:adjustRightInd w:val="0"/>
        <w:snapToGrid w:val="0"/>
        <w:spacing w:beforeLines="0" w:afterLines="0" w:line="360" w:lineRule="auto"/>
        <w:jc w:val="left"/>
        <w:rPr>
          <w:rFonts w:hint="default"/>
          <w:color w:val="auto"/>
          <w:sz w:val="24"/>
          <w:lang w:val="en-US" w:eastAsia="zh-CN"/>
        </w:rPr>
      </w:pPr>
    </w:p>
    <w:p w14:paraId="134B18E7">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三</w:t>
      </w:r>
      <w:r>
        <w:rPr>
          <w:rFonts w:hint="eastAsia"/>
          <w:b/>
          <w:bCs/>
          <w:color w:val="auto"/>
          <w:sz w:val="24"/>
          <w:lang w:val="en-US" w:eastAsia="zh-CN"/>
        </w:rPr>
        <w:t xml:space="preserve">集 </w:t>
      </w:r>
      <w:r>
        <w:rPr>
          <w:rFonts w:hint="eastAsia"/>
          <w:color w:val="auto"/>
          <w:sz w:val="24"/>
          <w:lang w:val="en-US" w:eastAsia="zh-CN"/>
        </w:rPr>
        <w:t>金殿露面 女帝作难</w:t>
      </w:r>
    </w:p>
    <w:p w14:paraId="23973F9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3</w:t>
      </w:r>
      <w:r>
        <w:rPr>
          <w:rFonts w:hint="eastAsia"/>
          <w:color w:val="auto"/>
          <w:sz w:val="24"/>
          <w:u w:val="single"/>
          <w:lang w:val="en-US" w:eastAsia="zh-CN"/>
        </w:rPr>
        <w:t>-1 日 内 皇宫</w:t>
      </w:r>
    </w:p>
    <w:p w14:paraId="2051846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臣子1：这、这脸！简直和不久前暴毙身亡的三皇子一模一样！不对，好像还要更漂亮些？</w:t>
      </w:r>
    </w:p>
    <w:p w14:paraId="1267A4F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夜烬寒不紧不慢地将手中的雀羽礼扇半遮半掩地挡在脸旁，丝毫不慌。</w:t>
      </w:r>
    </w:p>
    <w:p w14:paraId="1741C32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凤昭淡定地开口了：容貌相像？这是自然。被处决的珈蓝暴君成吉煊荷既是三皇子的亲姑姑，面容相似也是很正常的吧。</w:t>
      </w:r>
    </w:p>
    <w:p w14:paraId="6D515F5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洛总兵赶忙接话道：是了，我们中原人看那些西域人士，通通都是高鼻深目，长得差不多，像是共用一张脸似的。</w:t>
      </w:r>
    </w:p>
    <w:p w14:paraId="478EF31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众人心里各有成算，面上却通通恍然大悟，像是被说服了似的。</w:t>
      </w:r>
    </w:p>
    <w:p w14:paraId="4FA0FC9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“原来如此啊。”</w:t>
      </w:r>
    </w:p>
    <w:p w14:paraId="38A9557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“番邦异族，可不就长得差不多么！”</w:t>
      </w:r>
    </w:p>
    <w:p w14:paraId="35A8027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上首的女帝也不由松了口气清了清嗓子</w:t>
      </w:r>
    </w:p>
    <w:p w14:paraId="4526F50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威严道：虽说珈蓝是派大王子来和亲的，但番邦到底国微力弱，本不与宸王相配。朕尚在东宫之时，成吉煊荷的兄长也只做了朕的侍君。如今珈蓝不过吞并了几个小国，偷袭了一次羌州，就觉得自己足够上桌与天姒谈判了吗？</w:t>
      </w:r>
    </w:p>
    <w:p w14:paraId="5069894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夜烬寒冷声回应：陛下这是何意</w:t>
      </w:r>
    </w:p>
    <w:p w14:paraId="19188B8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言语之中全是轻视之意，冷冷道：便是和亲，一个战败番邦送来和亲的王子，可不够格。此前朕已给宸王赐婚，洛家世代簪缨，洛总兵又是此战功臣，洛氏长子为不二人选。更何况凤氏家风纯良，一生一世一双人，边外小族不可与之相配。</w:t>
      </w:r>
    </w:p>
    <w:p w14:paraId="74F682A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凤昭心中大惊os：？？不是，这事儿原来没翻篇吗？</w:t>
      </w:r>
    </w:p>
    <w:p w14:paraId="78B4422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女帝看向凤昭：难不成，你要兼祧？</w:t>
      </w:r>
    </w:p>
    <w:p w14:paraId="272084F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女帝逼问夜烬寒：珈蓝氏，你可有异议？</w:t>
      </w:r>
    </w:p>
    <w:p w14:paraId="63470DB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凤昭皱眉：陛下——</w:t>
      </w:r>
    </w:p>
    <w:p w14:paraId="13DA963E">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夜烬寒打断了凤昭的话，他直直地对上女帝的视线，丝毫不愿服输</w:t>
      </w:r>
    </w:p>
    <w:p w14:paraId="4BCB6DC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夜烬寒：有什么可异议的？惟愿伴君身侧，旁的我不在乎，但</w:t>
      </w:r>
      <w:r>
        <w:rPr>
          <w:rFonts w:hint="eastAsia"/>
          <w:color w:val="auto"/>
          <w:sz w:val="24"/>
          <w:szCs w:val="24"/>
          <w:lang w:val="en-US" w:eastAsia="zh-CN"/>
        </w:rPr>
        <w:t>灵晗</w:t>
      </w:r>
      <w:r>
        <w:rPr>
          <w:rFonts w:hint="eastAsia"/>
          <w:color w:val="auto"/>
          <w:sz w:val="24"/>
          <w:lang w:val="en-US" w:eastAsia="zh-CN"/>
        </w:rPr>
        <w:t>决定之前我绝不会主动退居，拱手让于他人！</w:t>
      </w:r>
    </w:p>
    <w:p w14:paraId="38A029A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女帝轻哼：宸王堪过而立之年，亲事非急可定，既然如此，二位贵君皆送至宸王府，但凭宸王自行定夺吧</w:t>
      </w:r>
    </w:p>
    <w:p w14:paraId="37A9A7D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凤昭深受震撼os：想让我后院失火？甩锅你是专业的.......</w:t>
      </w:r>
    </w:p>
    <w:p w14:paraId="6372073D">
      <w:pPr>
        <w:bidi w:val="0"/>
        <w:adjustRightInd w:val="0"/>
        <w:snapToGrid w:val="0"/>
        <w:spacing w:beforeLines="0" w:afterLines="0" w:line="360" w:lineRule="auto"/>
        <w:jc w:val="left"/>
        <w:rPr>
          <w:rFonts w:hint="eastAsia"/>
          <w:color w:val="auto"/>
          <w:sz w:val="24"/>
          <w:lang w:val="en-US" w:eastAsia="zh-CN"/>
        </w:rPr>
      </w:pPr>
    </w:p>
    <w:p w14:paraId="221205D1">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3</w:t>
      </w:r>
      <w:r>
        <w:rPr>
          <w:rFonts w:hint="eastAsia"/>
          <w:color w:val="auto"/>
          <w:sz w:val="24"/>
          <w:u w:val="single"/>
          <w:lang w:val="en-US" w:eastAsia="zh-CN"/>
        </w:rPr>
        <w:t>-2 夜 外 宸王府门口</w:t>
      </w:r>
    </w:p>
    <w:p w14:paraId="6F3BE4F4">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凤昭刚下马，萧氏眼含泪花长呼一声，迎出来直接扑过来抱住了凤昭</w:t>
      </w:r>
    </w:p>
    <w:p w14:paraId="456271B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萧氏呜呜道：我的昭儿！真是想煞为父了！战场那么危险，可曾受伤？</w:t>
      </w:r>
    </w:p>
    <w:p w14:paraId="2A58823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凤昭笑眯眯安慰：分毫未损。</w:t>
      </w:r>
    </w:p>
    <w:p w14:paraId="5619952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她的目光扫过众人，重点在红着眼眶的云笙和温润笑着的疏白身上停留两秒。云笙一对上凤昭的眼神就低下了头，只有疏白眼含笑意，平静颔首。</w:t>
      </w:r>
    </w:p>
    <w:p w14:paraId="075CFA4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夜烬寒紧跟身后，与云笙对视一眼轻哼一声，不屑转头，向着相反方向离开。</w:t>
      </w:r>
    </w:p>
    <w:p w14:paraId="2D013102">
      <w:pPr>
        <w:bidi w:val="0"/>
        <w:adjustRightInd w:val="0"/>
        <w:snapToGrid w:val="0"/>
        <w:spacing w:beforeLines="0" w:afterLines="0" w:line="360" w:lineRule="auto"/>
        <w:jc w:val="left"/>
        <w:rPr>
          <w:rFonts w:hint="eastAsia"/>
          <w:color w:val="auto"/>
          <w:sz w:val="24"/>
          <w:lang w:val="en-US" w:eastAsia="zh-CN"/>
        </w:rPr>
      </w:pPr>
    </w:p>
    <w:p w14:paraId="4676FC93">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3</w:t>
      </w:r>
      <w:r>
        <w:rPr>
          <w:rFonts w:hint="eastAsia"/>
          <w:color w:val="auto"/>
          <w:sz w:val="24"/>
          <w:u w:val="single"/>
          <w:lang w:val="en-US" w:eastAsia="zh-CN"/>
        </w:rPr>
        <w:t>-3 夜 内 宸王府内院</w:t>
      </w:r>
    </w:p>
    <w:p w14:paraId="3E6BAB4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点起熏香，又为凤昭掖了被角，疏白坐在脚榻上静静地注视着凤昭的睡颜，面无表情。</w:t>
      </w:r>
    </w:p>
    <w:p w14:paraId="4BA216D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疏白微不可闻地叹了一口气：原来，你说的都是真的。那样一个一无是处、绝对不会有好下场的男人，因为殿下的中意，拥有了一切。仅仅是中意，就能做到这个地步吗？</w:t>
      </w:r>
    </w:p>
    <w:p w14:paraId="37D6DDF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疏白垂下眼睑，素白的指尖不知不觉伸了出去，却在距离凤昭脸颊几厘米的地方停了下来。</w:t>
      </w:r>
    </w:p>
    <w:p w14:paraId="3B744E1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w:t>
      </w:r>
      <w:r>
        <w:rPr>
          <w:rFonts w:hint="default"/>
          <w:color w:val="auto"/>
          <w:sz w:val="24"/>
          <w:lang w:val="en-US" w:eastAsia="zh-CN"/>
        </w:rPr>
        <w:t>△</w:t>
      </w:r>
      <w:r>
        <w:rPr>
          <w:rFonts w:hint="eastAsia"/>
          <w:color w:val="auto"/>
          <w:sz w:val="24"/>
          <w:lang w:val="en-US" w:eastAsia="zh-CN"/>
        </w:rPr>
        <w:t>指尖微微蜷缩一下，收回。</w:t>
      </w:r>
    </w:p>
    <w:p w14:paraId="4679CB47">
      <w:pPr>
        <w:bidi w:val="0"/>
        <w:adjustRightInd w:val="0"/>
        <w:snapToGrid w:val="0"/>
        <w:spacing w:beforeLines="0" w:afterLines="0" w:line="360" w:lineRule="auto"/>
        <w:jc w:val="left"/>
        <w:rPr>
          <w:rFonts w:hint="eastAsia"/>
          <w:color w:val="auto"/>
          <w:sz w:val="24"/>
          <w:lang w:val="en-US" w:eastAsia="zh-CN"/>
        </w:rPr>
      </w:pPr>
    </w:p>
    <w:p w14:paraId="47E5FA59">
      <w:pPr>
        <w:bidi w:val="0"/>
        <w:adjustRightInd w:val="0"/>
        <w:snapToGrid w:val="0"/>
        <w:spacing w:beforeLines="0" w:afterLines="0" w:line="360" w:lineRule="auto"/>
        <w:jc w:val="left"/>
        <w:rPr>
          <w:rFonts w:hint="eastAsia"/>
          <w:color w:val="auto"/>
          <w:sz w:val="24"/>
          <w:lang w:val="en-US" w:eastAsia="zh-CN"/>
        </w:rPr>
      </w:pPr>
    </w:p>
    <w:p w14:paraId="268B0803">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四</w:t>
      </w:r>
      <w:r>
        <w:rPr>
          <w:rFonts w:hint="eastAsia"/>
          <w:b/>
          <w:bCs/>
          <w:color w:val="auto"/>
          <w:sz w:val="24"/>
          <w:lang w:val="en-US" w:eastAsia="zh-CN"/>
        </w:rPr>
        <w:t>集</w:t>
      </w:r>
      <w:r>
        <w:rPr>
          <w:rFonts w:hint="eastAsia"/>
          <w:color w:val="auto"/>
          <w:sz w:val="24"/>
          <w:lang w:val="en-US" w:eastAsia="zh-CN"/>
        </w:rPr>
        <w:t xml:space="preserve"> 雪夜温酒 真心赌局</w:t>
      </w:r>
    </w:p>
    <w:p w14:paraId="5E310831">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4</w:t>
      </w:r>
      <w:r>
        <w:rPr>
          <w:rFonts w:hint="eastAsia"/>
          <w:color w:val="auto"/>
          <w:sz w:val="24"/>
          <w:u w:val="single"/>
          <w:lang w:val="en-US" w:eastAsia="zh-CN"/>
        </w:rPr>
        <w:t>-1 日 内 宸王府</w:t>
      </w:r>
    </w:p>
    <w:p w14:paraId="352B54B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递给</w:t>
      </w:r>
      <w:r>
        <w:rPr>
          <w:rFonts w:hint="eastAsia"/>
          <w:color w:val="auto"/>
          <w:sz w:val="24"/>
          <w:lang w:val="en-US" w:eastAsia="zh-CN"/>
        </w:rPr>
        <w:t>凤昭</w:t>
      </w:r>
      <w:r>
        <w:rPr>
          <w:rFonts w:hint="default"/>
          <w:color w:val="auto"/>
          <w:sz w:val="24"/>
          <w:lang w:val="en-US" w:eastAsia="zh-CN"/>
        </w:rPr>
        <w:t>一个小盒子</w:t>
      </w:r>
    </w:p>
    <w:p w14:paraId="2B32D11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：殿下，前门传来的东西。里面的东西我检查过了，没有危险。</w:t>
      </w:r>
    </w:p>
    <w:p w14:paraId="78BF8E7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接过小盒子打开一看，发现里面放着一枚碧色如水的玉戒，还有一张纸条</w:t>
      </w:r>
    </w:p>
    <w:p w14:paraId="0408A72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物归原主，亥时，旧地。</w:t>
      </w:r>
    </w:p>
    <w:p w14:paraId="4EA542A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凤昭挑眉os</w:t>
      </w:r>
      <w:r>
        <w:rPr>
          <w:rFonts w:hint="default"/>
          <w:color w:val="auto"/>
          <w:sz w:val="24"/>
          <w:lang w:val="en-US" w:eastAsia="zh-CN"/>
        </w:rPr>
        <w:t>：差点</w:t>
      </w:r>
      <w:r>
        <w:rPr>
          <w:rFonts w:hint="eastAsia"/>
          <w:color w:val="auto"/>
          <w:sz w:val="24"/>
          <w:lang w:val="en-US" w:eastAsia="zh-CN"/>
        </w:rPr>
        <w:t>把他</w:t>
      </w:r>
      <w:r>
        <w:rPr>
          <w:rFonts w:hint="default"/>
          <w:color w:val="auto"/>
          <w:sz w:val="24"/>
          <w:lang w:val="en-US" w:eastAsia="zh-CN"/>
        </w:rPr>
        <w:t>忘了。</w:t>
      </w:r>
    </w:p>
    <w:p w14:paraId="768C6FD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拿起那枚将他们联系起来的戒指，不由嗤笑一声。</w:t>
      </w:r>
    </w:p>
    <w:p w14:paraId="70B7448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之前还戴得好好的，如今</w:t>
      </w:r>
      <w:r>
        <w:rPr>
          <w:rFonts w:hint="eastAsia"/>
          <w:color w:val="auto"/>
          <w:sz w:val="24"/>
          <w:lang w:val="en-US" w:eastAsia="zh-CN"/>
        </w:rPr>
        <w:t>洛总兵</w:t>
      </w:r>
      <w:r>
        <w:rPr>
          <w:rFonts w:hint="default"/>
          <w:color w:val="auto"/>
          <w:sz w:val="24"/>
          <w:lang w:val="en-US" w:eastAsia="zh-CN"/>
        </w:rPr>
        <w:t>救回来了，就要物归原主了？</w:t>
      </w:r>
    </w:p>
    <w:p w14:paraId="5CEE14B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她随意地将戒指抛给</w:t>
      </w:r>
      <w:r>
        <w:rPr>
          <w:rFonts w:hint="eastAsia"/>
          <w:color w:val="auto"/>
          <w:sz w:val="24"/>
          <w:lang w:val="en-US" w:eastAsia="zh-CN"/>
        </w:rPr>
        <w:t>疏白</w:t>
      </w:r>
      <w:r>
        <w:rPr>
          <w:rFonts w:hint="default"/>
          <w:color w:val="auto"/>
          <w:sz w:val="24"/>
          <w:lang w:val="en-US" w:eastAsia="zh-CN"/>
        </w:rPr>
        <w:t>，淡淡道：不想要了，处理掉吧。</w:t>
      </w:r>
    </w:p>
    <w:p w14:paraId="1985A87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单手将戒指接在手心，微微一愣</w:t>
      </w:r>
    </w:p>
    <w:p w14:paraId="5BA7F3D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鬼使神差道：此戒碧色尤浓，正配我这身衣裳，主公赏我如何？</w:t>
      </w:r>
    </w:p>
    <w:p w14:paraId="01A745E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稀奇，她不由挑眉问道：你若喜欢，库房里比这好的多的是，这是别人戴过的。</w:t>
      </w:r>
    </w:p>
    <w:p w14:paraId="752604B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眼睫一颤，柔和的眉眼温婉缱绻，像是一点也不在意</w:t>
      </w:r>
    </w:p>
    <w:p w14:paraId="60A5E3E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此物原属殿下，我只知道这是殿下戴过的。</w:t>
      </w:r>
    </w:p>
    <w:p w14:paraId="2B5F460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无甚所谓</w:t>
      </w:r>
      <w:r>
        <w:rPr>
          <w:rFonts w:hint="eastAsia"/>
          <w:color w:val="auto"/>
          <w:sz w:val="24"/>
          <w:lang w:val="en-US" w:eastAsia="zh-CN"/>
        </w:rPr>
        <w:t>：</w:t>
      </w:r>
      <w:r>
        <w:rPr>
          <w:rFonts w:hint="default"/>
          <w:color w:val="auto"/>
          <w:sz w:val="24"/>
          <w:lang w:val="en-US" w:eastAsia="zh-CN"/>
        </w:rPr>
        <w:t>那就给你。</w:t>
      </w:r>
    </w:p>
    <w:p w14:paraId="2C1AADD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△她没再看</w:t>
      </w:r>
      <w:r>
        <w:rPr>
          <w:rFonts w:hint="eastAsia"/>
          <w:color w:val="auto"/>
          <w:sz w:val="24"/>
          <w:lang w:val="en-US" w:eastAsia="zh-CN"/>
        </w:rPr>
        <w:t>疏白</w:t>
      </w:r>
      <w:r>
        <w:rPr>
          <w:rFonts w:hint="default"/>
          <w:color w:val="auto"/>
          <w:sz w:val="24"/>
          <w:lang w:val="en-US" w:eastAsia="zh-CN"/>
        </w:rPr>
        <w:t>是什么反应，只是拿着那张纸条在手中揉展把玩，微微出神。</w:t>
      </w:r>
    </w:p>
    <w:p w14:paraId="3101A6E2">
      <w:pPr>
        <w:bidi w:val="0"/>
        <w:adjustRightInd w:val="0"/>
        <w:snapToGrid w:val="0"/>
        <w:spacing w:beforeLines="0" w:afterLines="0" w:line="360" w:lineRule="auto"/>
        <w:jc w:val="left"/>
        <w:rPr>
          <w:rFonts w:hint="default"/>
          <w:color w:val="auto"/>
          <w:sz w:val="24"/>
          <w:lang w:val="en-US" w:eastAsia="zh-CN"/>
        </w:rPr>
      </w:pPr>
    </w:p>
    <w:p w14:paraId="6D6D851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4</w:t>
      </w:r>
      <w:r>
        <w:rPr>
          <w:rFonts w:hint="eastAsia"/>
          <w:color w:val="auto"/>
          <w:sz w:val="24"/>
          <w:u w:val="single"/>
          <w:lang w:val="en-US" w:eastAsia="zh-CN"/>
        </w:rPr>
        <w:t>-2 夜 外 灵徽寺</w:t>
      </w:r>
    </w:p>
    <w:p w14:paraId="0F038F2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△雪渐渐小了，山林里到处都是光秃秃的树枝。</w:t>
      </w:r>
      <w:r>
        <w:rPr>
          <w:rFonts w:hint="eastAsia"/>
          <w:color w:val="auto"/>
          <w:sz w:val="24"/>
          <w:lang w:val="en-US" w:eastAsia="zh-CN"/>
        </w:rPr>
        <w:t>凤昭</w:t>
      </w:r>
      <w:r>
        <w:rPr>
          <w:rFonts w:hint="default"/>
          <w:color w:val="auto"/>
          <w:sz w:val="24"/>
          <w:lang w:val="en-US" w:eastAsia="zh-CN"/>
        </w:rPr>
        <w:t>直接掏出一颗夜明珠。穿过层层障碍后，她看到了不远处传来的光亮。周围的地面上有着薄薄一层积雪，温泉仍是冒着汩汩热气。</w:t>
      </w:r>
    </w:p>
    <w:p w14:paraId="43342E8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△池边不远处搭了一个简单的小棚子。桌案上小炉</w:t>
      </w:r>
      <w:r>
        <w:rPr>
          <w:rFonts w:hint="eastAsia"/>
          <w:color w:val="auto"/>
          <w:sz w:val="24"/>
          <w:lang w:val="en-US" w:eastAsia="zh-CN"/>
        </w:rPr>
        <w:t>煮茶</w:t>
      </w:r>
      <w:r>
        <w:rPr>
          <w:rFonts w:hint="default"/>
          <w:color w:val="auto"/>
          <w:sz w:val="24"/>
          <w:lang w:val="en-US" w:eastAsia="zh-CN"/>
        </w:rPr>
        <w:t>。</w:t>
      </w:r>
    </w:p>
    <w:p w14:paraId="38E2659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△一人侧身静立在飘雪中。披散黑发，衣衫雪白，矜贵的雪狐大氅更衬长身玉立。他微抬着下颌，闭着眸，纤长的睫毛上、高挺的鼻梁上都落了些细细粒粒的雪晶。</w:t>
      </w:r>
    </w:p>
    <w:p w14:paraId="0A9646E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抬步向他走近。靴底挤压着积雪，发出轻微的声响。那人的睫羽微颤了颤，缓缓睁开双眼朝</w:t>
      </w:r>
      <w:r>
        <w:rPr>
          <w:rFonts w:hint="eastAsia"/>
          <w:color w:val="auto"/>
          <w:sz w:val="24"/>
          <w:lang w:val="en-US" w:eastAsia="zh-CN"/>
        </w:rPr>
        <w:t>凤昭</w:t>
      </w:r>
      <w:r>
        <w:rPr>
          <w:rFonts w:hint="default"/>
          <w:color w:val="auto"/>
          <w:sz w:val="24"/>
          <w:lang w:val="en-US" w:eastAsia="zh-CN"/>
        </w:rPr>
        <w:t>望了过来。</w:t>
      </w:r>
    </w:p>
    <w:p w14:paraId="47C8B38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轻声唤道：殿下。</w:t>
      </w:r>
    </w:p>
    <w:p w14:paraId="4FD96BC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凤昭：洛</w:t>
      </w:r>
      <w:r>
        <w:rPr>
          <w:rFonts w:hint="default"/>
          <w:color w:val="auto"/>
          <w:sz w:val="24"/>
          <w:lang w:val="en-US" w:eastAsia="zh-CN"/>
        </w:rPr>
        <w:t>公子有什么话想对本王说？</w:t>
      </w:r>
    </w:p>
    <w:p w14:paraId="4C590A3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伸手揭开了小炉的盖子</w:t>
      </w:r>
      <w:r>
        <w:rPr>
          <w:rFonts w:hint="eastAsia"/>
          <w:color w:val="auto"/>
          <w:sz w:val="24"/>
          <w:lang w:val="en-US" w:eastAsia="zh-CN"/>
        </w:rPr>
        <w:t>，</w:t>
      </w:r>
      <w:r>
        <w:rPr>
          <w:rFonts w:hint="default"/>
          <w:color w:val="auto"/>
          <w:sz w:val="24"/>
          <w:lang w:val="en-US" w:eastAsia="zh-CN"/>
        </w:rPr>
        <w:t>他动作优雅地将炉中暖酒舀进酒盏之中</w:t>
      </w:r>
    </w:p>
    <w:p w14:paraId="3FEEB6F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声音温润</w:t>
      </w:r>
      <w:r>
        <w:rPr>
          <w:rFonts w:hint="eastAsia"/>
          <w:color w:val="auto"/>
          <w:sz w:val="24"/>
          <w:lang w:val="en-US" w:eastAsia="zh-CN"/>
        </w:rPr>
        <w:t>：</w:t>
      </w:r>
      <w:r>
        <w:rPr>
          <w:rFonts w:hint="default"/>
          <w:color w:val="auto"/>
          <w:sz w:val="24"/>
          <w:lang w:val="en-US" w:eastAsia="zh-CN"/>
        </w:rPr>
        <w:t>殿下夜间顶着风雪前来，不如先喝一盏美酒暖暖身子吧。</w:t>
      </w:r>
    </w:p>
    <w:p w14:paraId="5F572C1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将酒液一饮而尽</w:t>
      </w:r>
      <w:r>
        <w:rPr>
          <w:rFonts w:hint="eastAsia"/>
          <w:color w:val="auto"/>
          <w:sz w:val="24"/>
          <w:lang w:val="en-US" w:eastAsia="zh-CN"/>
        </w:rPr>
        <w:t>。</w:t>
      </w:r>
    </w:p>
    <w:p w14:paraId="477E3FF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表情平淡：我真有些看不懂你。你这几副面孔，也不知哪张是真的。</w:t>
      </w:r>
    </w:p>
    <w:p w14:paraId="41BDA1D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为她续上酒：一个人只有一张面孔，每次与殿下接触，</w:t>
      </w:r>
      <w:r>
        <w:rPr>
          <w:rFonts w:hint="eastAsia"/>
          <w:color w:val="auto"/>
          <w:sz w:val="24"/>
          <w:lang w:val="en-US" w:eastAsia="zh-CN"/>
        </w:rPr>
        <w:t>倾澜</w:t>
      </w:r>
      <w:r>
        <w:rPr>
          <w:rFonts w:hint="default"/>
          <w:color w:val="auto"/>
          <w:sz w:val="24"/>
          <w:lang w:val="en-US" w:eastAsia="zh-CN"/>
        </w:rPr>
        <w:t>皆是真情流露。何来真假之分？</w:t>
      </w:r>
    </w:p>
    <w:p w14:paraId="5998CA2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：信你个鬼。</w:t>
      </w:r>
    </w:p>
    <w:p w14:paraId="680BB05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如今你的困局已解。</w:t>
      </w:r>
      <w:r>
        <w:rPr>
          <w:rFonts w:hint="eastAsia"/>
          <w:color w:val="auto"/>
          <w:sz w:val="24"/>
          <w:lang w:val="en-US" w:eastAsia="zh-CN"/>
        </w:rPr>
        <w:t>洛总兵</w:t>
      </w:r>
      <w:r>
        <w:rPr>
          <w:rFonts w:hint="default"/>
          <w:color w:val="auto"/>
          <w:sz w:val="24"/>
          <w:lang w:val="en-US" w:eastAsia="zh-CN"/>
        </w:rPr>
        <w:t>眼睛受伤，不宜再戍边，陛下会让她袭爵留在凤京。从此高官厚禄，安享余生。你也没有必要勉强自己再和我牵扯在一起。</w:t>
      </w:r>
      <w:r>
        <w:rPr>
          <w:rFonts w:hint="eastAsia"/>
          <w:color w:val="auto"/>
          <w:sz w:val="24"/>
          <w:lang w:val="en-US" w:eastAsia="zh-CN"/>
        </w:rPr>
        <w:t>不如就此别过</w:t>
      </w:r>
      <w:r>
        <w:rPr>
          <w:rFonts w:hint="default"/>
          <w:color w:val="auto"/>
          <w:sz w:val="24"/>
          <w:lang w:val="en-US" w:eastAsia="zh-CN"/>
        </w:rPr>
        <w:t>……</w:t>
      </w:r>
    </w:p>
    <w:p w14:paraId="1B6B7FC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忽然打断了她</w:t>
      </w:r>
      <w:r>
        <w:rPr>
          <w:rFonts w:hint="eastAsia"/>
          <w:color w:val="auto"/>
          <w:sz w:val="24"/>
          <w:lang w:val="en-US" w:eastAsia="zh-CN"/>
        </w:rPr>
        <w:t>：</w:t>
      </w:r>
      <w:r>
        <w:rPr>
          <w:rFonts w:hint="default"/>
          <w:color w:val="auto"/>
          <w:sz w:val="24"/>
          <w:lang w:val="en-US" w:eastAsia="zh-CN"/>
        </w:rPr>
        <w:t>殿下</w:t>
      </w:r>
      <w:r>
        <w:rPr>
          <w:rFonts w:hint="eastAsia"/>
          <w:color w:val="auto"/>
          <w:sz w:val="24"/>
          <w:lang w:val="en-US" w:eastAsia="zh-CN"/>
        </w:rPr>
        <w:t>。</w:t>
      </w:r>
      <w:r>
        <w:rPr>
          <w:rFonts w:hint="default"/>
          <w:color w:val="auto"/>
          <w:sz w:val="24"/>
          <w:lang w:val="en-US" w:eastAsia="zh-CN"/>
        </w:rPr>
        <w:t>我之前的承诺并不是虚言！我已说服长姐，只要您不生反心，祸及百姓，</w:t>
      </w:r>
      <w:r>
        <w:rPr>
          <w:rFonts w:hint="eastAsia"/>
          <w:color w:val="auto"/>
          <w:sz w:val="24"/>
          <w:lang w:val="en-US" w:eastAsia="zh-CN"/>
        </w:rPr>
        <w:t>洛氏</w:t>
      </w:r>
      <w:r>
        <w:rPr>
          <w:rFonts w:hint="default"/>
          <w:color w:val="auto"/>
          <w:sz w:val="24"/>
          <w:lang w:val="en-US" w:eastAsia="zh-CN"/>
        </w:rPr>
        <w:t>满门自她这一脉起会效您为主。</w:t>
      </w:r>
      <w:r>
        <w:rPr>
          <w:rFonts w:hint="eastAsia"/>
          <w:color w:val="auto"/>
          <w:sz w:val="24"/>
          <w:lang w:val="en-US" w:eastAsia="zh-CN"/>
        </w:rPr>
        <w:t>倾澜</w:t>
      </w:r>
      <w:r>
        <w:rPr>
          <w:rFonts w:hint="default"/>
          <w:color w:val="auto"/>
          <w:sz w:val="24"/>
          <w:lang w:val="en-US" w:eastAsia="zh-CN"/>
        </w:rPr>
        <w:t>也同样……</w:t>
      </w:r>
    </w:p>
    <w:p w14:paraId="5280549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幽冷的眸子盯着他，一字一顿道</w:t>
      </w:r>
      <w:r>
        <w:rPr>
          <w:rFonts w:hint="eastAsia"/>
          <w:color w:val="auto"/>
          <w:sz w:val="24"/>
          <w:lang w:val="en-US" w:eastAsia="zh-CN"/>
        </w:rPr>
        <w:t>：</w:t>
      </w:r>
      <w:r>
        <w:rPr>
          <w:rFonts w:hint="default"/>
          <w:color w:val="auto"/>
          <w:sz w:val="24"/>
          <w:lang w:val="en-US" w:eastAsia="zh-CN"/>
        </w:rPr>
        <w:t>我说要你的真心。可你并没有给我。我为什么要一个连心都不在我这里的男人？利用我也要有个限度。若是有比我更能帮你的人，</w:t>
      </w:r>
      <w:r>
        <w:rPr>
          <w:rFonts w:hint="eastAsia"/>
          <w:color w:val="auto"/>
          <w:sz w:val="24"/>
          <w:lang w:val="en-US" w:eastAsia="zh-CN"/>
        </w:rPr>
        <w:t>洛倾澜</w:t>
      </w:r>
      <w:r>
        <w:rPr>
          <w:rFonts w:hint="default"/>
          <w:color w:val="auto"/>
          <w:sz w:val="24"/>
          <w:lang w:val="en-US" w:eastAsia="zh-CN"/>
        </w:rPr>
        <w:t>，你现在是不是就在为她斟酒了？</w:t>
      </w:r>
    </w:p>
    <w:p w14:paraId="46EABC3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“啪嗒。”</w:t>
      </w:r>
    </w:p>
    <w:p w14:paraId="04CC0BE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手中的酒勺落在了桌案上。</w:t>
      </w:r>
    </w:p>
    <w:p w14:paraId="0C513D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苦涩地摇了摇头，轻声道：人心诡谲，真心难得。</w:t>
      </w:r>
      <w:r>
        <w:rPr>
          <w:rFonts w:hint="eastAsia"/>
          <w:color w:val="auto"/>
          <w:sz w:val="24"/>
          <w:lang w:val="en-US" w:eastAsia="zh-CN"/>
        </w:rPr>
        <w:t>倾澜</w:t>
      </w:r>
      <w:r>
        <w:rPr>
          <w:rFonts w:hint="default"/>
          <w:color w:val="auto"/>
          <w:sz w:val="24"/>
          <w:lang w:val="en-US" w:eastAsia="zh-CN"/>
        </w:rPr>
        <w:t>只是和殿下一样胆小罢了，我们同样凉薄，同样清醒，从不敞开心扉，从不献祭自己去赌一个人的回眸。可</w:t>
      </w:r>
      <w:r>
        <w:rPr>
          <w:rFonts w:hint="eastAsia"/>
          <w:color w:val="auto"/>
          <w:sz w:val="24"/>
          <w:lang w:val="en-US" w:eastAsia="zh-CN"/>
        </w:rPr>
        <w:t>倾澜</w:t>
      </w:r>
      <w:r>
        <w:rPr>
          <w:rFonts w:hint="default"/>
          <w:color w:val="auto"/>
          <w:sz w:val="24"/>
          <w:lang w:val="en-US" w:eastAsia="zh-CN"/>
        </w:rPr>
        <w:t>已经违背本性，冒着很有可能满盘皆输的风险心悦您了。</w:t>
      </w:r>
    </w:p>
    <w:p w14:paraId="1905D02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的眸子忽然深暗起来，他挥袖打翻桌上的酒盏，一下越过桌案用力吻住了</w:t>
      </w:r>
      <w:r>
        <w:rPr>
          <w:rFonts w:hint="eastAsia"/>
          <w:color w:val="auto"/>
          <w:sz w:val="24"/>
          <w:lang w:val="en-US" w:eastAsia="zh-CN"/>
        </w:rPr>
        <w:t>凤昭：</w:t>
      </w:r>
      <w:r>
        <w:rPr>
          <w:rFonts w:hint="default"/>
          <w:color w:val="auto"/>
          <w:sz w:val="24"/>
          <w:lang w:val="en-US" w:eastAsia="zh-CN"/>
        </w:rPr>
        <w:t>殿下……您让我情难自禁，</w:t>
      </w:r>
      <w:r>
        <w:rPr>
          <w:rFonts w:hint="eastAsia"/>
          <w:color w:val="auto"/>
          <w:sz w:val="24"/>
          <w:lang w:val="en-US" w:eastAsia="zh-CN"/>
        </w:rPr>
        <w:t>倾澜</w:t>
      </w:r>
      <w:r>
        <w:rPr>
          <w:rFonts w:hint="default"/>
          <w:color w:val="auto"/>
          <w:sz w:val="24"/>
          <w:lang w:val="en-US" w:eastAsia="zh-CN"/>
        </w:rPr>
        <w:t>属实不安……不如，殿下也回我几分情意吧？</w:t>
      </w:r>
    </w:p>
    <w:p w14:paraId="4CDDCC7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凤昭推开</w:t>
      </w:r>
      <w:r>
        <w:rPr>
          <w:rFonts w:hint="default"/>
          <w:color w:val="auto"/>
          <w:sz w:val="24"/>
          <w:lang w:val="en-US" w:eastAsia="zh-CN"/>
        </w:rPr>
        <w:t>，淡淡道：我的情意说多也多，说少也少，只分两种。一种，是‘食色性也’的喜欢；另一种，是回馈真心的喜欢。前者随心所欲，后者稳定长久。全看你想要哪种了。</w:t>
      </w:r>
    </w:p>
    <w:p w14:paraId="153E6B3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沉默了良久</w:t>
      </w:r>
      <w:r>
        <w:rPr>
          <w:rFonts w:hint="eastAsia"/>
          <w:color w:val="auto"/>
          <w:sz w:val="24"/>
          <w:lang w:val="en-US" w:eastAsia="zh-CN"/>
        </w:rPr>
        <w:t>：</w:t>
      </w:r>
      <w:r>
        <w:rPr>
          <w:rFonts w:hint="default"/>
          <w:color w:val="auto"/>
          <w:sz w:val="24"/>
          <w:lang w:val="en-US" w:eastAsia="zh-CN"/>
        </w:rPr>
        <w:t>殿下心性，非人能移。</w:t>
      </w:r>
      <w:r>
        <w:rPr>
          <w:rFonts w:hint="eastAsia"/>
          <w:color w:val="auto"/>
          <w:sz w:val="24"/>
          <w:lang w:val="en-US" w:eastAsia="zh-CN"/>
        </w:rPr>
        <w:t>（</w:t>
      </w:r>
      <w:r>
        <w:rPr>
          <w:rFonts w:hint="default"/>
          <w:color w:val="auto"/>
          <w:sz w:val="24"/>
          <w:lang w:val="en-US" w:eastAsia="zh-CN"/>
        </w:rPr>
        <w:t>叹了一口气，认输似的</w:t>
      </w:r>
      <w:r>
        <w:rPr>
          <w:rFonts w:hint="eastAsia"/>
          <w:color w:val="auto"/>
          <w:sz w:val="24"/>
          <w:lang w:val="en-US" w:eastAsia="zh-CN"/>
        </w:rPr>
        <w:t>）倾澜</w:t>
      </w:r>
      <w:r>
        <w:rPr>
          <w:rFonts w:hint="default"/>
          <w:color w:val="auto"/>
          <w:sz w:val="24"/>
          <w:lang w:val="en-US" w:eastAsia="zh-CN"/>
        </w:rPr>
        <w:t>心悦殿下，此生除了殿下，再不心许旁人。</w:t>
      </w:r>
      <w:r>
        <w:rPr>
          <w:rFonts w:hint="eastAsia"/>
          <w:color w:val="auto"/>
          <w:sz w:val="24"/>
          <w:lang w:val="en-US" w:eastAsia="zh-CN"/>
        </w:rPr>
        <w:t>陛下皇诏，既已将我指婚宸王府，</w:t>
      </w:r>
      <w:r>
        <w:rPr>
          <w:rFonts w:hint="default"/>
          <w:color w:val="auto"/>
          <w:sz w:val="24"/>
          <w:lang w:val="en-US" w:eastAsia="zh-CN"/>
        </w:rPr>
        <w:t>殿下……我们来日方长。</w:t>
      </w:r>
    </w:p>
    <w:p w14:paraId="089A0A29">
      <w:pPr>
        <w:bidi w:val="0"/>
        <w:adjustRightInd w:val="0"/>
        <w:snapToGrid w:val="0"/>
        <w:spacing w:beforeLines="0" w:afterLines="0" w:line="360" w:lineRule="auto"/>
        <w:jc w:val="left"/>
        <w:rPr>
          <w:rFonts w:hint="default"/>
          <w:color w:val="auto"/>
          <w:sz w:val="24"/>
          <w:lang w:val="en-US" w:eastAsia="zh-CN"/>
        </w:rPr>
      </w:pPr>
    </w:p>
    <w:p w14:paraId="68F5C9BC">
      <w:pPr>
        <w:bidi w:val="0"/>
        <w:adjustRightInd w:val="0"/>
        <w:snapToGrid w:val="0"/>
        <w:spacing w:beforeLines="0" w:afterLines="0" w:line="360" w:lineRule="auto"/>
        <w:jc w:val="left"/>
        <w:rPr>
          <w:rFonts w:hint="default"/>
          <w:color w:val="auto"/>
          <w:sz w:val="24"/>
          <w:lang w:val="en-US" w:eastAsia="zh-CN"/>
        </w:rPr>
      </w:pPr>
    </w:p>
    <w:p w14:paraId="5FBCD84A">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五</w:t>
      </w:r>
      <w:r>
        <w:rPr>
          <w:rFonts w:hint="eastAsia"/>
          <w:b/>
          <w:bCs/>
          <w:color w:val="auto"/>
          <w:sz w:val="24"/>
          <w:lang w:val="en-US" w:eastAsia="zh-CN"/>
        </w:rPr>
        <w:t>集</w:t>
      </w:r>
      <w:r>
        <w:rPr>
          <w:rFonts w:hint="eastAsia"/>
          <w:color w:val="auto"/>
          <w:sz w:val="24"/>
          <w:lang w:val="en-US" w:eastAsia="zh-CN"/>
        </w:rPr>
        <w:t xml:space="preserve"> 年关收礼 可堪芳心</w:t>
      </w:r>
    </w:p>
    <w:p w14:paraId="1024CE2D">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5</w:t>
      </w:r>
      <w:r>
        <w:rPr>
          <w:rFonts w:hint="eastAsia"/>
          <w:color w:val="auto"/>
          <w:sz w:val="24"/>
          <w:u w:val="single"/>
          <w:lang w:val="en-US" w:eastAsia="zh-CN"/>
        </w:rPr>
        <w:t>-1 日 内 宸王府</w:t>
      </w:r>
    </w:p>
    <w:p w14:paraId="21AA92D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△正是年关，宫里大张旗鼓赏赐来的贺礼</w:t>
      </w:r>
      <w:r>
        <w:rPr>
          <w:rFonts w:hint="eastAsia"/>
          <w:color w:val="auto"/>
          <w:sz w:val="24"/>
          <w:lang w:val="en-US" w:eastAsia="zh-CN"/>
        </w:rPr>
        <w:t>全</w:t>
      </w:r>
      <w:r>
        <w:rPr>
          <w:rFonts w:hint="default"/>
          <w:color w:val="auto"/>
          <w:sz w:val="24"/>
          <w:lang w:val="en-US" w:eastAsia="zh-CN"/>
        </w:rPr>
        <w:t>为丰厚珍奇。</w:t>
      </w:r>
    </w:p>
    <w:p w14:paraId="6B6FD4F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凤昭看着脚边的贺礼看</w:t>
      </w:r>
      <w:r>
        <w:rPr>
          <w:rFonts w:hint="default"/>
          <w:color w:val="auto"/>
          <w:sz w:val="24"/>
          <w:lang w:val="en-US" w:eastAsia="zh-CN"/>
        </w:rPr>
        <w:t>得不耐烦</w:t>
      </w:r>
      <w:r>
        <w:rPr>
          <w:rFonts w:hint="eastAsia"/>
          <w:color w:val="auto"/>
          <w:sz w:val="24"/>
          <w:lang w:val="en-US" w:eastAsia="zh-CN"/>
        </w:rPr>
        <w:t>：宫里</w:t>
      </w:r>
      <w:r>
        <w:rPr>
          <w:rFonts w:hint="default"/>
          <w:color w:val="auto"/>
          <w:sz w:val="24"/>
          <w:lang w:val="en-US" w:eastAsia="zh-CN"/>
        </w:rPr>
        <w:t>这些或珠光宝气、或风雅稀奇的礼物，通通都不如一样会动的来得让人感兴趣。</w:t>
      </w:r>
    </w:p>
    <w:p w14:paraId="4D56D8F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疏白微微一笑，领来一个笼子。</w:t>
      </w:r>
      <w:r>
        <w:rPr>
          <w:rFonts w:hint="default"/>
          <w:color w:val="auto"/>
          <w:sz w:val="24"/>
          <w:lang w:val="en-US" w:eastAsia="zh-CN"/>
        </w:rPr>
        <w:t>盖着厚棉绒布的小笼子里有小动物发出嗷嗷嘶嘶的小声叫唤。</w:t>
      </w:r>
    </w:p>
    <w:p w14:paraId="720391EB">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凤昭神情陡然一亮。</w:t>
      </w:r>
    </w:p>
    <w:p w14:paraId="6A82CA8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温声道：殿下猜猜，是什么。</w:t>
      </w:r>
    </w:p>
    <w:p w14:paraId="1A72214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：是狗吗？</w:t>
      </w:r>
    </w:p>
    <w:p w14:paraId="5CE1697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靠近笼子边侧耳认真听着，辨认</w:t>
      </w:r>
    </w:p>
    <w:p w14:paraId="6210EF0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：狗太普通了，我猜是狼。</w:t>
      </w:r>
    </w:p>
    <w:p w14:paraId="336790D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云笙</w:t>
      </w:r>
      <w:r>
        <w:rPr>
          <w:rFonts w:hint="default"/>
          <w:color w:val="auto"/>
          <w:sz w:val="24"/>
          <w:lang w:val="en-US" w:eastAsia="zh-CN"/>
        </w:rPr>
        <w:t>眼中闪过一丝担忧</w:t>
      </w:r>
      <w:r>
        <w:rPr>
          <w:rFonts w:hint="eastAsia"/>
          <w:color w:val="auto"/>
          <w:sz w:val="24"/>
          <w:lang w:val="en-US" w:eastAsia="zh-CN"/>
        </w:rPr>
        <w:t>：</w:t>
      </w:r>
      <w:r>
        <w:rPr>
          <w:rFonts w:hint="default"/>
          <w:color w:val="auto"/>
          <w:sz w:val="24"/>
          <w:lang w:val="en-US" w:eastAsia="zh-CN"/>
        </w:rPr>
        <w:t>狼也太危险了……殿下，狼是猛兽，野性难驯，养不熟的吧？</w:t>
      </w:r>
    </w:p>
    <w:p w14:paraId="7CCE606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就不满地哼了哼，不赞同道：这有什么？我们</w:t>
      </w:r>
      <w:ins w:id="0" w:author="小虫（Evil）" w:date="2026-05-04T20:00:47Z">
        <w:r>
          <w:rPr>
            <w:rFonts w:ascii="宋体" w:hAnsi="宋体" w:eastAsia="宋体" w:cs="宋体"/>
            <w:sz w:val="24"/>
            <w:szCs w:val="24"/>
          </w:rPr>
          <w:t>阿昭</w:t>
        </w:r>
      </w:ins>
      <w:del w:id="1" w:author="小虫（Evil）" w:date="2026-05-04T20:00:47Z">
        <w:r>
          <w:rPr>
            <w:rFonts w:hint="eastAsia"/>
            <w:color w:val="auto"/>
            <w:sz w:val="24"/>
            <w:szCs w:val="24"/>
            <w:lang w:val="en-US" w:eastAsia="zh-CN"/>
          </w:rPr>
          <w:delText>灵晗</w:delText>
        </w:r>
      </w:del>
      <w:r>
        <w:rPr>
          <w:rFonts w:hint="default"/>
          <w:color w:val="auto"/>
          <w:sz w:val="24"/>
          <w:lang w:val="en-US" w:eastAsia="zh-CN"/>
        </w:rPr>
        <w:t>何等人物，肩比人高的战马都能驯服，一只小狼算什么！</w:t>
      </w:r>
      <w:r>
        <w:rPr>
          <w:rFonts w:hint="eastAsia"/>
          <w:color w:val="auto"/>
          <w:sz w:val="24"/>
          <w:lang w:val="en-US" w:eastAsia="zh-CN"/>
        </w:rPr>
        <w:t>再不过也就是</w:t>
      </w:r>
      <w:r>
        <w:rPr>
          <w:rFonts w:hint="default"/>
          <w:color w:val="auto"/>
          <w:sz w:val="24"/>
          <w:lang w:val="en-US" w:eastAsia="zh-CN"/>
        </w:rPr>
        <w:t>兔狲、猞猁、云猫，或者豹子？</w:t>
      </w:r>
    </w:p>
    <w:p w14:paraId="369148D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洛倾澜斜睨二人：一个庶子，一个亡国氏族，果然都小家子气</w:t>
      </w:r>
    </w:p>
    <w:p w14:paraId="4E709F3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凤昭也</w:t>
      </w:r>
      <w:r>
        <w:rPr>
          <w:rFonts w:hint="default"/>
          <w:color w:val="auto"/>
          <w:sz w:val="24"/>
          <w:lang w:val="en-US" w:eastAsia="zh-CN"/>
        </w:rPr>
        <w:t>觉得有趣</w:t>
      </w:r>
      <w:r>
        <w:rPr>
          <w:rFonts w:hint="eastAsia"/>
          <w:color w:val="auto"/>
          <w:sz w:val="24"/>
          <w:lang w:val="en-US" w:eastAsia="zh-CN"/>
        </w:rPr>
        <w:t>：</w:t>
      </w:r>
      <w:r>
        <w:rPr>
          <w:rFonts w:hint="default"/>
          <w:color w:val="auto"/>
          <w:sz w:val="24"/>
          <w:lang w:val="en-US" w:eastAsia="zh-CN"/>
        </w:rPr>
        <w:t>有猜对的吗？</w:t>
      </w:r>
    </w:p>
    <w:p w14:paraId="113C473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含笑摇头。</w:t>
      </w:r>
    </w:p>
    <w:p w14:paraId="6BD6CDC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开玩笑道：都不是？总该不会给我送了只老虎来吧。</w:t>
      </w:r>
    </w:p>
    <w:p w14:paraId="71DAF00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依然笑眯眯的，温声道：果然难不住殿下，这么快就猜出来了。</w:t>
      </w:r>
    </w:p>
    <w:p w14:paraId="1128D2F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夜烬寒</w:t>
      </w:r>
      <w:r>
        <w:rPr>
          <w:rFonts w:hint="default"/>
          <w:color w:val="auto"/>
          <w:sz w:val="24"/>
          <w:lang w:val="en-US" w:eastAsia="zh-CN"/>
        </w:rPr>
        <w:t>与</w:t>
      </w:r>
      <w:r>
        <w:rPr>
          <w:rFonts w:hint="eastAsia"/>
          <w:color w:val="auto"/>
          <w:sz w:val="24"/>
          <w:lang w:val="en-US" w:eastAsia="zh-CN"/>
        </w:rPr>
        <w:t>云笙</w:t>
      </w:r>
      <w:r>
        <w:rPr>
          <w:rFonts w:hint="default"/>
          <w:color w:val="auto"/>
          <w:sz w:val="24"/>
          <w:lang w:val="en-US" w:eastAsia="zh-CN"/>
        </w:rPr>
        <w:t>闻言，不约而同地露出了震惊又悚然的表情</w:t>
      </w:r>
    </w:p>
    <w:p w14:paraId="2426A2D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二人</w:t>
      </w:r>
      <w:r>
        <w:rPr>
          <w:rFonts w:hint="default"/>
          <w:color w:val="auto"/>
          <w:sz w:val="24"/>
          <w:lang w:val="en-US" w:eastAsia="zh-CN"/>
        </w:rPr>
        <w:t>异口同声道：老虎——？！</w:t>
      </w:r>
    </w:p>
    <w:p w14:paraId="05C345C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洛倾澜os：老虎？这个时候送这个，莫不是......（看向凤昭）</w:t>
      </w:r>
    </w:p>
    <w:p w14:paraId="7653C49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也睁大双眼，奇道：这是谁家的，送个礼也这么莽？</w:t>
      </w:r>
    </w:p>
    <w:p w14:paraId="07A775C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颔首：庆州</w:t>
      </w:r>
      <w:r>
        <w:rPr>
          <w:rFonts w:hint="eastAsia"/>
          <w:color w:val="auto"/>
          <w:sz w:val="24"/>
          <w:lang w:val="en-US" w:eastAsia="zh-CN"/>
        </w:rPr>
        <w:t>秦</w:t>
      </w:r>
      <w:r>
        <w:rPr>
          <w:rFonts w:hint="default"/>
          <w:color w:val="auto"/>
          <w:sz w:val="24"/>
          <w:lang w:val="en-US" w:eastAsia="zh-CN"/>
        </w:rPr>
        <w:t>氏。</w:t>
      </w:r>
    </w:p>
    <w:p w14:paraId="1070A85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△话音刚落，</w:t>
      </w:r>
      <w:r>
        <w:rPr>
          <w:rFonts w:hint="eastAsia"/>
          <w:color w:val="auto"/>
          <w:sz w:val="24"/>
          <w:lang w:val="en-US" w:eastAsia="zh-CN"/>
        </w:rPr>
        <w:t>疏白</w:t>
      </w:r>
      <w:r>
        <w:rPr>
          <w:rFonts w:hint="default"/>
          <w:color w:val="auto"/>
          <w:sz w:val="24"/>
          <w:lang w:val="en-US" w:eastAsia="zh-CN"/>
        </w:rPr>
        <w:t>一把将绒布掀开，露出了里面瑟瑟发抖的一只白绒黑条纹的猫科幼崽，眼睛蓝幽幽的，叫声粗粝喇耳朵。</w:t>
      </w:r>
    </w:p>
    <w:p w14:paraId="15F1436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忍不住微微抽了口气</w:t>
      </w:r>
      <w:r>
        <w:rPr>
          <w:rFonts w:hint="eastAsia"/>
          <w:color w:val="auto"/>
          <w:sz w:val="24"/>
          <w:lang w:val="en-US" w:eastAsia="zh-CN"/>
        </w:rPr>
        <w:t>。</w:t>
      </w:r>
    </w:p>
    <w:p w14:paraId="685FF32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眼中的笑意淡了些，神色却依旧温柔</w:t>
      </w:r>
      <w:r>
        <w:rPr>
          <w:rFonts w:hint="eastAsia"/>
          <w:color w:val="auto"/>
          <w:sz w:val="24"/>
          <w:lang w:val="en-US" w:eastAsia="zh-CN"/>
        </w:rPr>
        <w:t>：</w:t>
      </w:r>
      <w:r>
        <w:rPr>
          <w:rFonts w:hint="default"/>
          <w:color w:val="auto"/>
          <w:sz w:val="24"/>
          <w:lang w:val="en-US" w:eastAsia="zh-CN"/>
        </w:rPr>
        <w:t>白虎乃神兽之相，是为祥瑞，民间白虎图案喜庆，常用于婚庆用品，有喜结良缘之意，</w:t>
      </w:r>
    </w:p>
    <w:p w14:paraId="542CF85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眼神亮晶晶的，忍不住伸出手指轻轻戳了戳白虎幼崽的身体，只戳了一下就把小虎崽吓得吱哇乱叫</w:t>
      </w:r>
    </w:p>
    <w:p w14:paraId="72805BF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这么胆小……不是说白虎乃万兽之王吗？替我谢过</w:t>
      </w:r>
      <w:r>
        <w:rPr>
          <w:rFonts w:hint="eastAsia"/>
          <w:color w:val="auto"/>
          <w:sz w:val="24"/>
          <w:lang w:val="en-US" w:eastAsia="zh-CN"/>
        </w:rPr>
        <w:t>秦将军</w:t>
      </w:r>
      <w:r>
        <w:rPr>
          <w:rFonts w:hint="default"/>
          <w:color w:val="auto"/>
          <w:sz w:val="24"/>
          <w:lang w:val="en-US" w:eastAsia="zh-CN"/>
        </w:rPr>
        <w:t>。</w:t>
      </w:r>
    </w:p>
    <w:p w14:paraId="140BDF9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轻笑一声</w:t>
      </w:r>
      <w:r>
        <w:rPr>
          <w:rFonts w:hint="eastAsia"/>
          <w:color w:val="auto"/>
          <w:sz w:val="24"/>
          <w:lang w:val="en-US" w:eastAsia="zh-CN"/>
        </w:rPr>
        <w:t>，</w:t>
      </w:r>
      <w:r>
        <w:rPr>
          <w:rFonts w:hint="default"/>
          <w:color w:val="auto"/>
          <w:sz w:val="24"/>
          <w:lang w:val="en-US" w:eastAsia="zh-CN"/>
        </w:rPr>
        <w:t>语气有些意味不明</w:t>
      </w:r>
      <w:r>
        <w:rPr>
          <w:rFonts w:hint="eastAsia"/>
          <w:color w:val="auto"/>
          <w:sz w:val="24"/>
          <w:lang w:val="en-US" w:eastAsia="zh-CN"/>
        </w:rPr>
        <w:t>：</w:t>
      </w:r>
      <w:r>
        <w:rPr>
          <w:rFonts w:hint="default"/>
          <w:color w:val="auto"/>
          <w:sz w:val="24"/>
          <w:lang w:val="en-US" w:eastAsia="zh-CN"/>
        </w:rPr>
        <w:t>这是自然。虎是庆州驻军的象征，除了玄虎军、雪虎军以此命名外……</w:t>
      </w:r>
      <w:r>
        <w:rPr>
          <w:rFonts w:hint="eastAsia"/>
          <w:color w:val="auto"/>
          <w:sz w:val="24"/>
          <w:lang w:val="en-US" w:eastAsia="zh-CN"/>
        </w:rPr>
        <w:t>殿下别忘了，秦将军</w:t>
      </w:r>
      <w:r>
        <w:rPr>
          <w:rFonts w:hint="default"/>
          <w:color w:val="auto"/>
          <w:sz w:val="24"/>
          <w:lang w:val="en-US" w:eastAsia="zh-CN"/>
        </w:rPr>
        <w:t>，也单名一个琥字呢。</w:t>
      </w:r>
    </w:p>
    <w:p w14:paraId="45C950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：啊？</w:t>
      </w:r>
    </w:p>
    <w:p w14:paraId="6EDE561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洛倾澜os：靠，还真让我猜对了</w:t>
      </w:r>
    </w:p>
    <w:p w14:paraId="31E355E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夜烬寒</w:t>
      </w:r>
      <w:r>
        <w:rPr>
          <w:rFonts w:hint="default"/>
          <w:color w:val="auto"/>
          <w:sz w:val="24"/>
          <w:lang w:val="en-US" w:eastAsia="zh-CN"/>
        </w:rPr>
        <w:t>(警觉)：什么</w:t>
      </w:r>
      <w:r>
        <w:rPr>
          <w:rFonts w:hint="eastAsia"/>
          <w:color w:val="auto"/>
          <w:sz w:val="24"/>
          <w:lang w:val="en-US" w:eastAsia="zh-CN"/>
        </w:rPr>
        <w:t>！</w:t>
      </w:r>
      <w:r>
        <w:rPr>
          <w:rFonts w:hint="default"/>
          <w:color w:val="auto"/>
          <w:sz w:val="24"/>
          <w:lang w:val="en-US" w:eastAsia="zh-CN"/>
        </w:rPr>
        <w:t>？</w:t>
      </w:r>
      <w:r>
        <w:rPr>
          <w:rFonts w:hint="eastAsia"/>
          <w:color w:val="auto"/>
          <w:sz w:val="24"/>
          <w:lang w:val="en-US" w:eastAsia="zh-CN"/>
        </w:rPr>
        <w:t>又来一个！？</w:t>
      </w:r>
    </w:p>
    <w:p w14:paraId="306C545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云笙</w:t>
      </w:r>
      <w:r>
        <w:rPr>
          <w:rFonts w:hint="default"/>
          <w:color w:val="auto"/>
          <w:sz w:val="24"/>
          <w:lang w:val="en-US" w:eastAsia="zh-CN"/>
        </w:rPr>
        <w:t>(大惊)：</w:t>
      </w:r>
      <w:r>
        <w:rPr>
          <w:rFonts w:hint="eastAsia"/>
          <w:color w:val="auto"/>
          <w:sz w:val="24"/>
          <w:lang w:val="en-US" w:eastAsia="zh-CN"/>
        </w:rPr>
        <w:t>这个秦将军</w:t>
      </w:r>
      <w:r>
        <w:rPr>
          <w:rFonts w:hint="default"/>
          <w:color w:val="auto"/>
          <w:sz w:val="24"/>
          <w:lang w:val="en-US" w:eastAsia="zh-CN"/>
        </w:rPr>
        <w:t>又是谁啊！</w:t>
      </w:r>
    </w:p>
    <w:p w14:paraId="66151E75">
      <w:pPr>
        <w:bidi w:val="0"/>
        <w:adjustRightInd w:val="0"/>
        <w:snapToGrid w:val="0"/>
        <w:spacing w:beforeLines="0" w:afterLines="0" w:line="360" w:lineRule="auto"/>
        <w:jc w:val="left"/>
        <w:rPr>
          <w:rFonts w:hint="default"/>
          <w:color w:val="auto"/>
          <w:sz w:val="24"/>
          <w:lang w:val="en-US" w:eastAsia="zh-CN"/>
        </w:rPr>
      </w:pPr>
    </w:p>
    <w:p w14:paraId="65EE0C0A">
      <w:pPr>
        <w:bidi w:val="0"/>
        <w:adjustRightInd w:val="0"/>
        <w:snapToGrid w:val="0"/>
        <w:spacing w:beforeLines="0" w:afterLines="0" w:line="360" w:lineRule="auto"/>
        <w:jc w:val="left"/>
        <w:rPr>
          <w:rFonts w:hint="default"/>
          <w:color w:val="auto"/>
          <w:sz w:val="24"/>
          <w:lang w:val="en-US" w:eastAsia="zh-CN"/>
        </w:rPr>
      </w:pPr>
    </w:p>
    <w:p w14:paraId="486BEAA2">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六</w:t>
      </w:r>
      <w:r>
        <w:rPr>
          <w:rFonts w:hint="eastAsia"/>
          <w:b/>
          <w:bCs/>
          <w:color w:val="auto"/>
          <w:sz w:val="24"/>
          <w:lang w:val="en-US" w:eastAsia="zh-CN"/>
        </w:rPr>
        <w:t>集</w:t>
      </w:r>
      <w:r>
        <w:rPr>
          <w:rFonts w:hint="eastAsia"/>
          <w:color w:val="auto"/>
          <w:sz w:val="24"/>
          <w:lang w:val="en-US" w:eastAsia="zh-CN"/>
        </w:rPr>
        <w:t xml:space="preserve"> 深夜刺杀 族仇真相</w:t>
      </w:r>
    </w:p>
    <w:p w14:paraId="338E3D9A">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6</w:t>
      </w:r>
      <w:r>
        <w:rPr>
          <w:rFonts w:hint="eastAsia"/>
          <w:color w:val="auto"/>
          <w:sz w:val="24"/>
          <w:u w:val="single"/>
          <w:lang w:val="en-US" w:eastAsia="zh-CN"/>
        </w:rPr>
        <w:t>-1 日 内 宸王府</w:t>
      </w:r>
    </w:p>
    <w:p w14:paraId="39C0DCD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夜深，凤昭</w:t>
      </w:r>
      <w:r>
        <w:rPr>
          <w:rFonts w:hint="default"/>
          <w:color w:val="auto"/>
          <w:sz w:val="24"/>
          <w:lang w:val="en-US" w:eastAsia="zh-CN"/>
        </w:rPr>
        <w:t>手上抱着一本斗草经有一搭没一搭地翻看着。</w:t>
      </w:r>
    </w:p>
    <w:p w14:paraId="4713C15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△室内一片安宁静谧。然而就在此时，屋外传来声音。</w:t>
      </w:r>
    </w:p>
    <w:p w14:paraId="769D389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轻斥道：殿下要休息了，谁让你领人进来的？</w:t>
      </w:r>
    </w:p>
    <w:p w14:paraId="2C72E42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星云</w:t>
      </w:r>
      <w:r>
        <w:rPr>
          <w:rFonts w:hint="default"/>
          <w:color w:val="auto"/>
          <w:sz w:val="24"/>
          <w:lang w:val="en-US" w:eastAsia="zh-CN"/>
        </w:rPr>
        <w:t>声音谦顺：这位女郎</w:t>
      </w:r>
      <w:r>
        <w:rPr>
          <w:rFonts w:hint="eastAsia"/>
          <w:color w:val="auto"/>
          <w:sz w:val="24"/>
          <w:lang w:val="en-US" w:eastAsia="zh-CN"/>
        </w:rPr>
        <w:t>自诩</w:t>
      </w:r>
      <w:r>
        <w:rPr>
          <w:rFonts w:hint="default"/>
          <w:color w:val="auto"/>
          <w:sz w:val="24"/>
          <w:lang w:val="en-US" w:eastAsia="zh-CN"/>
        </w:rPr>
        <w:t>是殿下的堂姐，她说有很重要的事要与殿下商谈，神色急迫，奴怕耽误了要紧事。</w:t>
      </w:r>
    </w:p>
    <w:p w14:paraId="0B254BC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梳发的动作停顿了一下</w:t>
      </w:r>
      <w:r>
        <w:rPr>
          <w:rFonts w:hint="eastAsia"/>
          <w:color w:val="auto"/>
          <w:sz w:val="24"/>
          <w:lang w:val="en-US" w:eastAsia="zh-CN"/>
        </w:rPr>
        <w:t>。</w:t>
      </w:r>
    </w:p>
    <w:p w14:paraId="664097C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轻声道：来者应是</w:t>
      </w:r>
      <w:r>
        <w:rPr>
          <w:rFonts w:hint="eastAsia"/>
          <w:color w:val="auto"/>
          <w:sz w:val="24"/>
          <w:lang w:val="en-US" w:eastAsia="zh-CN"/>
        </w:rPr>
        <w:t>凤凛川</w:t>
      </w:r>
      <w:r>
        <w:rPr>
          <w:rFonts w:hint="default"/>
          <w:color w:val="auto"/>
          <w:sz w:val="24"/>
          <w:lang w:val="en-US" w:eastAsia="zh-CN"/>
        </w:rPr>
        <w:t>。</w:t>
      </w:r>
    </w:p>
    <w:p w14:paraId="0ABE0D4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一愣</w:t>
      </w:r>
      <w:r>
        <w:rPr>
          <w:rFonts w:hint="eastAsia"/>
          <w:color w:val="auto"/>
          <w:sz w:val="24"/>
          <w:lang w:val="en-US" w:eastAsia="zh-CN"/>
        </w:rPr>
        <w:t>os：倒是把这人忘了</w:t>
      </w:r>
      <w:r>
        <w:rPr>
          <w:rFonts w:hint="default"/>
          <w:color w:val="auto"/>
          <w:sz w:val="24"/>
          <w:lang w:val="en-US" w:eastAsia="zh-CN"/>
        </w:rPr>
        <w:t>。</w:t>
      </w:r>
    </w:p>
    <w:p w14:paraId="644298A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：我去打发了她，让她明日再来。</w:t>
      </w:r>
    </w:p>
    <w:p w14:paraId="44C4C6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伸手轻轻拉住了</w:t>
      </w:r>
      <w:r>
        <w:rPr>
          <w:rFonts w:hint="eastAsia"/>
          <w:color w:val="auto"/>
          <w:sz w:val="24"/>
          <w:lang w:val="en-US" w:eastAsia="zh-CN"/>
        </w:rPr>
        <w:t>疏白</w:t>
      </w:r>
      <w:r>
        <w:rPr>
          <w:rFonts w:hint="default"/>
          <w:color w:val="auto"/>
          <w:sz w:val="24"/>
          <w:lang w:val="en-US" w:eastAsia="zh-CN"/>
        </w:rPr>
        <w:t>的衣袖，虽然只有一瞬，止住他往外走的步子后很快就松开了，但还是让他一愣</w:t>
      </w:r>
    </w:p>
    <w:p w14:paraId="0A4497B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不必。我倒要看看‘她’</w:t>
      </w:r>
      <w:r>
        <w:rPr>
          <w:rFonts w:hint="eastAsia"/>
          <w:color w:val="auto"/>
          <w:sz w:val="24"/>
          <w:lang w:val="en-US" w:eastAsia="zh-CN"/>
        </w:rPr>
        <w:t>（重音）</w:t>
      </w:r>
      <w:r>
        <w:rPr>
          <w:rFonts w:hint="default"/>
          <w:color w:val="auto"/>
          <w:sz w:val="24"/>
          <w:lang w:val="en-US" w:eastAsia="zh-CN"/>
        </w:rPr>
        <w:t>要和我商量什么要紧事，让人进来。</w:t>
      </w:r>
    </w:p>
    <w:p w14:paraId="567EB91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敛眸垂首道了一声</w:t>
      </w:r>
    </w:p>
    <w:p w14:paraId="24DCCB6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：是。我会一直候在外殿。</w:t>
      </w:r>
    </w:p>
    <w:p w14:paraId="378B138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出去后，不多时，就有一个高挑的墨蓝色身影进了内殿。</w:t>
      </w:r>
    </w:p>
    <w:p w14:paraId="107193B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第一时间将这人从头看到了脚。</w:t>
      </w:r>
    </w:p>
    <w:p w14:paraId="5378A0C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△差不多一米八的个子，雪肤花貌，容色秀美，五官精致得像个琉璃娃娃一般，只是整个人的气质很冷冽，极为内敛。</w:t>
      </w:r>
    </w:p>
    <w:p w14:paraId="0BC4844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二人</w:t>
      </w:r>
      <w:r>
        <w:rPr>
          <w:rFonts w:hint="default"/>
          <w:color w:val="auto"/>
          <w:sz w:val="24"/>
          <w:lang w:val="en-US" w:eastAsia="zh-CN"/>
        </w:rPr>
        <w:t>眼神对上。他狭长的眸子凛如寒星，内里一片阴冷沉郁，无半点生气</w:t>
      </w:r>
    </w:p>
    <w:p w14:paraId="48C4C13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凤昭挑眉os：来者不善啊。</w:t>
      </w:r>
    </w:p>
    <w:p w14:paraId="47947D3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起身，敷衍假迎。</w:t>
      </w:r>
    </w:p>
    <w:p w14:paraId="2DF11B9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△她慵容散发，只着薄薄的直裾寝衣，气场却仍然是压倒性的，她淡定地微笑</w:t>
      </w:r>
    </w:p>
    <w:p w14:paraId="6C31069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……‘堂姐’，</w:t>
      </w:r>
      <w:r>
        <w:rPr>
          <w:rFonts w:hint="eastAsia"/>
          <w:color w:val="auto"/>
          <w:sz w:val="24"/>
          <w:lang w:val="en-US" w:eastAsia="zh-CN"/>
        </w:rPr>
        <w:t>（抬眼）</w:t>
      </w:r>
      <w:r>
        <w:rPr>
          <w:rFonts w:hint="default"/>
          <w:color w:val="auto"/>
          <w:sz w:val="24"/>
          <w:lang w:val="en-US" w:eastAsia="zh-CN"/>
        </w:rPr>
        <w:t>对吧。</w:t>
      </w:r>
    </w:p>
    <w:p w14:paraId="3026827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非常干脆地给</w:t>
      </w:r>
      <w:r>
        <w:rPr>
          <w:rFonts w:hint="eastAsia"/>
          <w:color w:val="auto"/>
          <w:sz w:val="24"/>
          <w:lang w:val="en-US" w:eastAsia="zh-CN"/>
        </w:rPr>
        <w:t>凤昭</w:t>
      </w:r>
      <w:r>
        <w:rPr>
          <w:rFonts w:hint="default"/>
          <w:color w:val="auto"/>
          <w:sz w:val="24"/>
          <w:lang w:val="en-US" w:eastAsia="zh-CN"/>
        </w:rPr>
        <w:t>行了个跪拜礼，</w:t>
      </w:r>
      <w:r>
        <w:rPr>
          <w:rFonts w:hint="eastAsia"/>
          <w:color w:val="auto"/>
          <w:sz w:val="24"/>
          <w:lang w:val="en-US" w:eastAsia="zh-CN"/>
        </w:rPr>
        <w:t>下一秒把易容的脸皮揭下来</w:t>
      </w:r>
    </w:p>
    <w:p w14:paraId="7F00B31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：参见</w:t>
      </w:r>
      <w:r>
        <w:rPr>
          <w:rFonts w:hint="eastAsia"/>
          <w:color w:val="auto"/>
          <w:sz w:val="24"/>
          <w:lang w:val="en-US" w:eastAsia="zh-CN"/>
        </w:rPr>
        <w:t>宸王</w:t>
      </w:r>
      <w:r>
        <w:rPr>
          <w:rFonts w:hint="default"/>
          <w:color w:val="auto"/>
          <w:sz w:val="24"/>
          <w:lang w:val="en-US" w:eastAsia="zh-CN"/>
        </w:rPr>
        <w:t>殿下。</w:t>
      </w:r>
    </w:p>
    <w:p w14:paraId="1ECAFBF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凤昭略微挑眉os：</w:t>
      </w:r>
      <w:r>
        <w:rPr>
          <w:rFonts w:hint="default"/>
          <w:color w:val="auto"/>
          <w:sz w:val="24"/>
          <w:lang w:val="en-US" w:eastAsia="zh-CN"/>
        </w:rPr>
        <w:t>女装大佬，装得和真的一样。</w:t>
      </w:r>
    </w:p>
    <w:p w14:paraId="780BF04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轻笑一声，眼睛里却没什么情绪：有话直说便可，本王也好奇到底是何要事，值得你这个时辰特意来访。。</w:t>
      </w:r>
    </w:p>
    <w:p w14:paraId="33F2595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他声音沉冷，漠然，却彬彬有礼</w:t>
      </w:r>
      <w:r>
        <w:rPr>
          <w:rFonts w:hint="eastAsia"/>
          <w:color w:val="auto"/>
          <w:sz w:val="24"/>
          <w:lang w:val="en-US" w:eastAsia="zh-CN"/>
        </w:rPr>
        <w:t>：殿下凯旋</w:t>
      </w:r>
      <w:r>
        <w:rPr>
          <w:rFonts w:hint="default"/>
          <w:color w:val="auto"/>
          <w:sz w:val="24"/>
          <w:lang w:val="en-US" w:eastAsia="zh-CN"/>
        </w:rPr>
        <w:t>。在下作为</w:t>
      </w:r>
      <w:r>
        <w:rPr>
          <w:rFonts w:hint="eastAsia"/>
          <w:color w:val="auto"/>
          <w:sz w:val="24"/>
          <w:lang w:val="en-US" w:eastAsia="zh-CN"/>
        </w:rPr>
        <w:t>凤氏</w:t>
      </w:r>
      <w:r>
        <w:rPr>
          <w:rFonts w:hint="default"/>
          <w:color w:val="auto"/>
          <w:sz w:val="24"/>
          <w:lang w:val="en-US" w:eastAsia="zh-CN"/>
        </w:rPr>
        <w:t>的代表，理应为殿下献上一份独一无二的</w:t>
      </w:r>
      <w:r>
        <w:rPr>
          <w:rFonts w:hint="eastAsia"/>
          <w:color w:val="auto"/>
          <w:sz w:val="24"/>
          <w:lang w:val="en-US" w:eastAsia="zh-CN"/>
        </w:rPr>
        <w:t>新年</w:t>
      </w:r>
      <w:r>
        <w:rPr>
          <w:rFonts w:hint="default"/>
          <w:color w:val="auto"/>
          <w:sz w:val="24"/>
          <w:lang w:val="en-US" w:eastAsia="zh-CN"/>
        </w:rPr>
        <w:t>礼。</w:t>
      </w:r>
    </w:p>
    <w:p w14:paraId="51C88FC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挑眉：哦？</w:t>
      </w:r>
    </w:p>
    <w:p w14:paraId="3B654AE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一步步走近</w:t>
      </w:r>
      <w:r>
        <w:rPr>
          <w:rFonts w:hint="eastAsia"/>
          <w:color w:val="auto"/>
          <w:sz w:val="24"/>
          <w:lang w:val="en-US" w:eastAsia="zh-CN"/>
        </w:rPr>
        <w:t>凤昭</w:t>
      </w:r>
      <w:r>
        <w:rPr>
          <w:rFonts w:hint="default"/>
          <w:color w:val="auto"/>
          <w:sz w:val="24"/>
          <w:lang w:val="en-US" w:eastAsia="zh-CN"/>
        </w:rPr>
        <w:t>，停在了一个很近，却又不会让她感到冒犯和威胁的距离。</w:t>
      </w:r>
    </w:p>
    <w:p w14:paraId="27829A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△他抬眸，眉峰如刃，从怀中掏出了一个卷轴</w:t>
      </w:r>
    </w:p>
    <w:p w14:paraId="530FCF3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声音压得很低：此乃</w:t>
      </w:r>
      <w:r>
        <w:rPr>
          <w:rFonts w:hint="eastAsia"/>
          <w:color w:val="auto"/>
          <w:sz w:val="24"/>
          <w:lang w:val="en-US" w:eastAsia="zh-CN"/>
        </w:rPr>
        <w:t>凤氏</w:t>
      </w:r>
      <w:r>
        <w:rPr>
          <w:rFonts w:hint="default"/>
          <w:color w:val="auto"/>
          <w:sz w:val="24"/>
          <w:lang w:val="en-US" w:eastAsia="zh-CN"/>
        </w:rPr>
        <w:t>先祖传下的藏宝地图。</w:t>
      </w:r>
    </w:p>
    <w:p w14:paraId="4B82321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△没等</w:t>
      </w:r>
      <w:r>
        <w:rPr>
          <w:rFonts w:hint="eastAsia"/>
          <w:color w:val="auto"/>
          <w:sz w:val="24"/>
          <w:lang w:val="en-US" w:eastAsia="zh-CN"/>
        </w:rPr>
        <w:t>凤昭</w:t>
      </w:r>
      <w:r>
        <w:rPr>
          <w:rFonts w:hint="default"/>
          <w:color w:val="auto"/>
          <w:sz w:val="24"/>
          <w:lang w:val="en-US" w:eastAsia="zh-CN"/>
        </w:rPr>
        <w:t>说话，他就自顾自解开了卷轴上的封绳，作势一点点拉开画卷。</w:t>
      </w:r>
    </w:p>
    <w:p w14:paraId="240FDEB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：这人没事儿给</w:t>
      </w:r>
      <w:r>
        <w:rPr>
          <w:rFonts w:hint="eastAsia"/>
          <w:color w:val="auto"/>
          <w:sz w:val="24"/>
          <w:lang w:val="en-US" w:eastAsia="zh-CN"/>
        </w:rPr>
        <w:t>我</w:t>
      </w:r>
      <w:r>
        <w:rPr>
          <w:rFonts w:hint="default"/>
          <w:color w:val="auto"/>
          <w:sz w:val="24"/>
          <w:lang w:val="en-US" w:eastAsia="zh-CN"/>
        </w:rPr>
        <w:t>献藏宝图？该不会</w:t>
      </w:r>
      <w:r>
        <w:rPr>
          <w:rFonts w:hint="eastAsia"/>
          <w:color w:val="auto"/>
          <w:sz w:val="24"/>
          <w:lang w:val="en-US" w:eastAsia="zh-CN"/>
        </w:rPr>
        <w:t>cosplay荆轲，跟我玩</w:t>
      </w:r>
      <w:r>
        <w:rPr>
          <w:rFonts w:hint="default"/>
          <w:color w:val="auto"/>
          <w:sz w:val="24"/>
          <w:lang w:val="en-US" w:eastAsia="zh-CN"/>
        </w:rPr>
        <w:t>图穷匕见吧。</w:t>
      </w:r>
    </w:p>
    <w:p w14:paraId="053C57B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△思绪刚刚一闪而过，那双手就忽然将画卷完全展开，有一把寒光凛凛的匕首凭空出现一般瞬间被</w:t>
      </w:r>
      <w:r>
        <w:rPr>
          <w:rFonts w:hint="eastAsia"/>
          <w:color w:val="auto"/>
          <w:sz w:val="24"/>
          <w:lang w:val="en-US" w:eastAsia="zh-CN"/>
        </w:rPr>
        <w:t>凤凛川</w:t>
      </w:r>
      <w:r>
        <w:rPr>
          <w:rFonts w:hint="default"/>
          <w:color w:val="auto"/>
          <w:sz w:val="24"/>
          <w:lang w:val="en-US" w:eastAsia="zh-CN"/>
        </w:rPr>
        <w:t>握在手中，以迅雷不及掩耳之势朝她捅来。</w:t>
      </w:r>
    </w:p>
    <w:p w14:paraId="4BE8205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w:t>
      </w:r>
      <w:r>
        <w:rPr>
          <w:rFonts w:hint="eastAsia"/>
          <w:color w:val="auto"/>
          <w:sz w:val="24"/>
          <w:lang w:val="en-US" w:eastAsia="zh-CN"/>
        </w:rPr>
        <w:t>我k</w:t>
      </w:r>
      <w:r>
        <w:rPr>
          <w:rFonts w:hint="default"/>
          <w:color w:val="auto"/>
          <w:sz w:val="24"/>
          <w:lang w:val="en-US" w:eastAsia="zh-CN"/>
        </w:rPr>
        <w:t>……你他爹的还真来啊！</w:t>
      </w:r>
    </w:p>
    <w:p w14:paraId="17911FB2">
      <w:pPr>
        <w:bidi w:val="0"/>
        <w:adjustRightInd w:val="0"/>
        <w:snapToGrid w:val="0"/>
        <w:spacing w:beforeLines="0" w:afterLines="0" w:line="360" w:lineRule="auto"/>
        <w:jc w:val="left"/>
        <w:rPr>
          <w:rFonts w:hint="default"/>
          <w:color w:val="auto"/>
          <w:sz w:val="24"/>
          <w:lang w:val="en-US" w:eastAsia="zh-CN"/>
        </w:rPr>
      </w:pPr>
    </w:p>
    <w:p w14:paraId="46262426">
      <w:pPr>
        <w:bidi w:val="0"/>
        <w:adjustRightInd w:val="0"/>
        <w:snapToGrid w:val="0"/>
        <w:spacing w:beforeLines="0" w:afterLines="0" w:line="360" w:lineRule="auto"/>
        <w:jc w:val="left"/>
        <w:rPr>
          <w:rFonts w:hint="default"/>
          <w:color w:val="auto"/>
          <w:sz w:val="24"/>
          <w:lang w:val="en-US" w:eastAsia="zh-CN"/>
        </w:rPr>
      </w:pPr>
    </w:p>
    <w:p w14:paraId="302C3069">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szCs w:val="24"/>
          <w:lang w:val="en-US" w:eastAsia="zh-CN"/>
        </w:rPr>
        <w:t>第四十七集</w:t>
      </w:r>
      <w:r>
        <w:rPr>
          <w:rFonts w:hint="eastAsia"/>
          <w:color w:val="auto"/>
          <w:sz w:val="24"/>
          <w:lang w:val="en-US" w:eastAsia="zh-CN"/>
        </w:rPr>
        <w:t xml:space="preserve"> 指认风云 重新洗牌</w:t>
      </w:r>
    </w:p>
    <w:p w14:paraId="1C84507F">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7</w:t>
      </w:r>
      <w:r>
        <w:rPr>
          <w:rFonts w:hint="eastAsia"/>
          <w:color w:val="auto"/>
          <w:sz w:val="24"/>
          <w:u w:val="single"/>
          <w:lang w:val="en-US" w:eastAsia="zh-CN"/>
        </w:rPr>
        <w:t>-1 日 内 宸王府</w:t>
      </w:r>
    </w:p>
    <w:p w14:paraId="73AE108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心中冷笑，第一时间反应过来，下意识地后撤，又劈手挡住了</w:t>
      </w:r>
      <w:r>
        <w:rPr>
          <w:rFonts w:hint="eastAsia"/>
          <w:color w:val="auto"/>
          <w:sz w:val="24"/>
          <w:lang w:val="en-US" w:eastAsia="zh-CN"/>
        </w:rPr>
        <w:t>凤凛川</w:t>
      </w:r>
      <w:r>
        <w:rPr>
          <w:rFonts w:hint="default"/>
          <w:color w:val="auto"/>
          <w:sz w:val="24"/>
          <w:lang w:val="en-US" w:eastAsia="zh-CN"/>
        </w:rPr>
        <w:t>的动作。</w:t>
      </w:r>
    </w:p>
    <w:p w14:paraId="0D4AA19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△她火速和这人过了两招，抓住机会毫不留情地控住他的手腕，一抓一拧又一掰，伴随着清脆的骨裂声，</w:t>
      </w:r>
      <w:r>
        <w:rPr>
          <w:rFonts w:hint="eastAsia"/>
          <w:color w:val="auto"/>
          <w:sz w:val="24"/>
          <w:lang w:val="en-US" w:eastAsia="zh-CN"/>
        </w:rPr>
        <w:t>凤昭</w:t>
      </w:r>
      <w:r>
        <w:rPr>
          <w:rFonts w:hint="default"/>
          <w:color w:val="auto"/>
          <w:sz w:val="24"/>
          <w:lang w:val="en-US" w:eastAsia="zh-CN"/>
        </w:rPr>
        <w:t>无视手心划出的伤痕夺过匕首，反手捅进他肚子里。</w:t>
      </w:r>
    </w:p>
    <w:p w14:paraId="4B637A8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△捅了一刀后，这人的动作不见丝毫凝滞，反而更加悍不畏死起来，</w:t>
      </w:r>
      <w:r>
        <w:rPr>
          <w:rFonts w:hint="eastAsia"/>
          <w:color w:val="auto"/>
          <w:sz w:val="24"/>
          <w:lang w:val="en-US" w:eastAsia="zh-CN"/>
        </w:rPr>
        <w:t>凤昭</w:t>
      </w:r>
      <w:r>
        <w:rPr>
          <w:rFonts w:hint="default"/>
          <w:color w:val="auto"/>
          <w:sz w:val="24"/>
          <w:lang w:val="en-US" w:eastAsia="zh-CN"/>
        </w:rPr>
        <w:t>只能无奈地捅了第二刀，第三刀……直到他瘫跪在地，动弹不得。</w:t>
      </w:r>
    </w:p>
    <w:p w14:paraId="5A222EF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脸上沾了点血渍，却毫不在意，她附身半跪在丧失行动能力的</w:t>
      </w:r>
      <w:r>
        <w:rPr>
          <w:rFonts w:hint="eastAsia"/>
          <w:color w:val="auto"/>
          <w:sz w:val="24"/>
          <w:lang w:val="en-US" w:eastAsia="zh-CN"/>
        </w:rPr>
        <w:t>凤凛川</w:t>
      </w:r>
      <w:r>
        <w:rPr>
          <w:rFonts w:hint="default"/>
          <w:color w:val="auto"/>
          <w:sz w:val="24"/>
          <w:lang w:val="en-US" w:eastAsia="zh-CN"/>
        </w:rPr>
        <w:t>面前，用匕首染血的刃面轻蔑地拍在他脸上。</w:t>
      </w:r>
    </w:p>
    <w:p w14:paraId="4801D29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“啪、啪。”</w:t>
      </w:r>
    </w:p>
    <w:p w14:paraId="3E7DF1D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牙关紧咬，一双阴冷仇恨的眼睛死死盯住她，说的话都像从牙缝里挤出来的一般</w:t>
      </w:r>
    </w:p>
    <w:p w14:paraId="47CA249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：你不是</w:t>
      </w:r>
      <w:r>
        <w:rPr>
          <w:rFonts w:hint="eastAsia"/>
          <w:color w:val="auto"/>
          <w:sz w:val="24"/>
          <w:lang w:val="en-US" w:eastAsia="zh-CN"/>
        </w:rPr>
        <w:t>凤昭</w:t>
      </w:r>
      <w:r>
        <w:rPr>
          <w:rFonts w:hint="default"/>
          <w:color w:val="auto"/>
          <w:sz w:val="24"/>
          <w:lang w:val="en-US" w:eastAsia="zh-CN"/>
        </w:rPr>
        <w:t>……你是谁。</w:t>
      </w:r>
    </w:p>
    <w:p w14:paraId="50825CA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不由眉尖一挑</w:t>
      </w:r>
      <w:r>
        <w:rPr>
          <w:rFonts w:hint="eastAsia"/>
          <w:color w:val="auto"/>
          <w:sz w:val="24"/>
          <w:lang w:val="en-US" w:eastAsia="zh-CN"/>
        </w:rPr>
        <w:t>：</w:t>
      </w:r>
      <w:r>
        <w:rPr>
          <w:rFonts w:hint="default"/>
          <w:color w:val="auto"/>
          <w:sz w:val="24"/>
          <w:lang w:val="en-US" w:eastAsia="zh-CN"/>
        </w:rPr>
        <w:t>这话有趣。我不是</w:t>
      </w:r>
      <w:r>
        <w:rPr>
          <w:rFonts w:hint="eastAsia"/>
          <w:color w:val="auto"/>
          <w:sz w:val="24"/>
          <w:lang w:val="en-US" w:eastAsia="zh-CN"/>
        </w:rPr>
        <w:t>凤昭</w:t>
      </w:r>
      <w:r>
        <w:rPr>
          <w:rFonts w:hint="default"/>
          <w:color w:val="auto"/>
          <w:sz w:val="24"/>
          <w:lang w:val="en-US" w:eastAsia="zh-CN"/>
        </w:rPr>
        <w:t>，难道你是？</w:t>
      </w:r>
    </w:p>
    <w:p w14:paraId="5C5D15F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脸色惨白，他紧紧捂着汩汩冒血的伤口，表情些微狰狞，嘴却硬的不行</w:t>
      </w:r>
    </w:p>
    <w:p w14:paraId="508FC5D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冷哼道：你不必狡辩，</w:t>
      </w:r>
      <w:r>
        <w:rPr>
          <w:rFonts w:hint="eastAsia"/>
          <w:color w:val="auto"/>
          <w:sz w:val="24"/>
          <w:lang w:val="en-US" w:eastAsia="zh-CN"/>
        </w:rPr>
        <w:t>凤昭</w:t>
      </w:r>
      <w:r>
        <w:rPr>
          <w:rFonts w:hint="default"/>
          <w:color w:val="auto"/>
          <w:sz w:val="24"/>
          <w:lang w:val="en-US" w:eastAsia="zh-CN"/>
        </w:rPr>
        <w:t>沉疴十年，神医吊命才苟延残喘至今，怎会有你这般身手。</w:t>
      </w:r>
    </w:p>
    <w:p w14:paraId="611A4DFA">
      <w:pPr>
        <w:bidi w:val="0"/>
        <w:adjustRightInd w:val="0"/>
        <w:snapToGrid w:val="0"/>
        <w:spacing w:beforeLines="0" w:afterLines="0" w:line="360" w:lineRule="auto"/>
        <w:jc w:val="left"/>
        <w:rPr>
          <w:rFonts w:hint="default"/>
          <w:color w:val="auto"/>
          <w:sz w:val="24"/>
          <w:szCs w:val="24"/>
          <w:lang w:val="en-US" w:eastAsia="zh-CN"/>
        </w:rPr>
      </w:pPr>
      <w:r>
        <w:rPr>
          <w:rFonts w:hint="eastAsia"/>
          <w:color w:val="auto"/>
          <w:sz w:val="24"/>
          <w:lang w:val="en-US" w:eastAsia="zh-CN"/>
        </w:rPr>
        <w:t>凤昭</w:t>
      </w:r>
      <w:r>
        <w:rPr>
          <w:rFonts w:hint="default"/>
          <w:color w:val="auto"/>
          <w:sz w:val="24"/>
          <w:lang w:val="en-US" w:eastAsia="zh-CN"/>
        </w:rPr>
        <w:t>露出一个散漫的笑</w:t>
      </w:r>
      <w:r>
        <w:rPr>
          <w:rFonts w:hint="eastAsia"/>
          <w:color w:val="auto"/>
          <w:sz w:val="24"/>
          <w:lang w:val="en-US" w:eastAsia="zh-CN"/>
        </w:rPr>
        <w:t>：</w:t>
      </w:r>
      <w:r>
        <w:rPr>
          <w:rFonts w:hint="default"/>
          <w:color w:val="auto"/>
          <w:sz w:val="24"/>
          <w:lang w:val="en-US" w:eastAsia="zh-CN"/>
        </w:rPr>
        <w:t>那自然是我痊愈了。</w:t>
      </w:r>
      <w:r>
        <w:rPr>
          <w:rFonts w:hint="eastAsia"/>
          <w:color w:val="auto"/>
          <w:sz w:val="24"/>
          <w:lang w:val="en-US" w:eastAsia="zh-CN"/>
        </w:rPr>
        <w:t>你</w:t>
      </w:r>
      <w:r>
        <w:rPr>
          <w:rFonts w:hint="default"/>
          <w:color w:val="auto"/>
          <w:sz w:val="24"/>
          <w:lang w:val="en-US" w:eastAsia="zh-CN"/>
        </w:rPr>
        <w:t>没听说？本王冲喜冲出奇效，如今活蹦乱跳，眼瞧着活到八九十不成问题。</w:t>
      </w:r>
    </w:p>
    <w:p w14:paraId="63A9BFC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冷冷地扯了扯嘴角，表情嘲讽却笃定</w:t>
      </w:r>
      <w:r>
        <w:rPr>
          <w:rFonts w:hint="eastAsia"/>
          <w:color w:val="auto"/>
          <w:sz w:val="24"/>
          <w:lang w:val="en-US" w:eastAsia="zh-CN"/>
        </w:rPr>
        <w:t>：</w:t>
      </w:r>
      <w:r>
        <w:rPr>
          <w:rFonts w:hint="default"/>
          <w:color w:val="auto"/>
          <w:sz w:val="24"/>
          <w:lang w:val="en-US" w:eastAsia="zh-CN"/>
        </w:rPr>
        <w:t>不可能。既然你这个</w:t>
      </w:r>
      <w:r>
        <w:rPr>
          <w:rFonts w:hint="eastAsia"/>
          <w:color w:val="auto"/>
          <w:sz w:val="24"/>
          <w:lang w:val="en-US" w:eastAsia="zh-CN"/>
        </w:rPr>
        <w:t>宸王</w:t>
      </w:r>
      <w:r>
        <w:rPr>
          <w:rFonts w:hint="default"/>
          <w:color w:val="auto"/>
          <w:sz w:val="24"/>
          <w:lang w:val="en-US" w:eastAsia="zh-CN"/>
        </w:rPr>
        <w:t>在此，真正的</w:t>
      </w:r>
      <w:r>
        <w:rPr>
          <w:rFonts w:hint="eastAsia"/>
          <w:color w:val="auto"/>
          <w:sz w:val="24"/>
          <w:lang w:val="en-US" w:eastAsia="zh-CN"/>
        </w:rPr>
        <w:t>凤昭</w:t>
      </w:r>
      <w:r>
        <w:rPr>
          <w:rFonts w:hint="default"/>
          <w:color w:val="auto"/>
          <w:sz w:val="24"/>
          <w:lang w:val="en-US" w:eastAsia="zh-CN"/>
        </w:rPr>
        <w:t>定已毙命。</w:t>
      </w:r>
    </w:p>
    <w:p w14:paraId="5874BAF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△她漫不经心地听着，等</w:t>
      </w:r>
      <w:r>
        <w:rPr>
          <w:rFonts w:hint="eastAsia"/>
          <w:color w:val="auto"/>
          <w:sz w:val="24"/>
          <w:lang w:val="en-US" w:eastAsia="zh-CN"/>
        </w:rPr>
        <w:t>凤凛川</w:t>
      </w:r>
      <w:r>
        <w:rPr>
          <w:rFonts w:hint="default"/>
          <w:color w:val="auto"/>
          <w:sz w:val="24"/>
          <w:lang w:val="en-US" w:eastAsia="zh-CN"/>
        </w:rPr>
        <w:t>说完了，才礼貌地点评</w:t>
      </w:r>
    </w:p>
    <w:p w14:paraId="742ACD5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：狺狺狂吠。</w:t>
      </w:r>
    </w:p>
    <w:p w14:paraId="7BD76E4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忽然高声道：</w:t>
      </w:r>
      <w:r>
        <w:rPr>
          <w:rFonts w:hint="eastAsia"/>
          <w:color w:val="auto"/>
          <w:sz w:val="24"/>
          <w:lang w:val="en-US" w:eastAsia="zh-CN"/>
        </w:rPr>
        <w:t>疏白</w:t>
      </w:r>
      <w:r>
        <w:rPr>
          <w:rFonts w:hint="default"/>
          <w:color w:val="auto"/>
          <w:sz w:val="24"/>
          <w:lang w:val="en-US" w:eastAsia="zh-CN"/>
        </w:rPr>
        <w:t>！</w:t>
      </w:r>
    </w:p>
    <w:p w14:paraId="6F0A82D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飞一般过来重重推开门板，他严肃的神色在看到</w:t>
      </w:r>
      <w:r>
        <w:rPr>
          <w:rFonts w:hint="eastAsia"/>
          <w:color w:val="auto"/>
          <w:sz w:val="24"/>
          <w:lang w:val="en-US" w:eastAsia="zh-CN"/>
        </w:rPr>
        <w:t>凤昭</w:t>
      </w:r>
      <w:r>
        <w:rPr>
          <w:rFonts w:hint="default"/>
          <w:color w:val="auto"/>
          <w:sz w:val="24"/>
          <w:lang w:val="en-US" w:eastAsia="zh-CN"/>
        </w:rPr>
        <w:t>染血的脸颊和寝衣时，几乎凝滞。△</w:t>
      </w:r>
      <w:r>
        <w:rPr>
          <w:rFonts w:hint="eastAsia"/>
          <w:color w:val="auto"/>
          <w:sz w:val="24"/>
          <w:lang w:val="en-US" w:eastAsia="zh-CN"/>
        </w:rPr>
        <w:t>疏白</w:t>
      </w:r>
      <w:r>
        <w:rPr>
          <w:rFonts w:hint="default"/>
          <w:color w:val="auto"/>
          <w:sz w:val="24"/>
          <w:lang w:val="en-US" w:eastAsia="zh-CN"/>
        </w:rPr>
        <w:t>脸色剧变，一脚将瘫跪在地上的</w:t>
      </w:r>
      <w:r>
        <w:rPr>
          <w:rFonts w:hint="eastAsia"/>
          <w:color w:val="auto"/>
          <w:sz w:val="24"/>
          <w:lang w:val="en-US" w:eastAsia="zh-CN"/>
        </w:rPr>
        <w:t>凤凛川</w:t>
      </w:r>
      <w:r>
        <w:rPr>
          <w:rFonts w:hint="default"/>
          <w:color w:val="auto"/>
          <w:sz w:val="24"/>
          <w:lang w:val="en-US" w:eastAsia="zh-CN"/>
        </w:rPr>
        <w:t>踹飞几米重重撞在墙上，</w:t>
      </w:r>
      <w:r>
        <w:rPr>
          <w:rFonts w:hint="eastAsia"/>
          <w:color w:val="auto"/>
          <w:sz w:val="24"/>
          <w:lang w:val="en-US" w:eastAsia="zh-CN"/>
        </w:rPr>
        <w:t>没了反应，</w:t>
      </w:r>
      <w:r>
        <w:rPr>
          <w:rFonts w:hint="default"/>
          <w:color w:val="auto"/>
          <w:sz w:val="24"/>
          <w:lang w:val="en-US" w:eastAsia="zh-CN"/>
        </w:rPr>
        <w:t>慌忙扑过来捧起了</w:t>
      </w:r>
      <w:r>
        <w:rPr>
          <w:rFonts w:hint="eastAsia"/>
          <w:color w:val="auto"/>
          <w:sz w:val="24"/>
          <w:lang w:val="en-US" w:eastAsia="zh-CN"/>
        </w:rPr>
        <w:t>凤昭</w:t>
      </w:r>
      <w:r>
        <w:rPr>
          <w:rFonts w:hint="default"/>
          <w:color w:val="auto"/>
          <w:sz w:val="24"/>
          <w:lang w:val="en-US" w:eastAsia="zh-CN"/>
        </w:rPr>
        <w:t>受伤的手</w:t>
      </w:r>
    </w:p>
    <w:p w14:paraId="28145FC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颤声道：殿下！</w:t>
      </w:r>
    </w:p>
    <w:p w14:paraId="3EDCFF1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w:t>
      </w:r>
      <w:r>
        <w:rPr>
          <w:rFonts w:hint="default"/>
          <w:color w:val="auto"/>
          <w:sz w:val="24"/>
          <w:lang w:val="en-US" w:eastAsia="zh-CN"/>
        </w:rPr>
        <w:t>淡定道：无碍</w:t>
      </w:r>
      <w:r>
        <w:rPr>
          <w:rFonts w:hint="eastAsia"/>
          <w:color w:val="auto"/>
          <w:sz w:val="24"/>
          <w:lang w:val="en-US" w:eastAsia="zh-CN"/>
        </w:rPr>
        <w:t>。</w:t>
      </w:r>
    </w:p>
    <w:p w14:paraId="1D514AD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微微颤抖的手不知不觉地轻捧了一下</w:t>
      </w:r>
      <w:r>
        <w:rPr>
          <w:rFonts w:hint="eastAsia"/>
          <w:color w:val="auto"/>
          <w:sz w:val="24"/>
          <w:lang w:val="en-US" w:eastAsia="zh-CN"/>
        </w:rPr>
        <w:t>凤昭</w:t>
      </w:r>
      <w:r>
        <w:rPr>
          <w:rFonts w:hint="default"/>
          <w:color w:val="auto"/>
          <w:sz w:val="24"/>
          <w:lang w:val="en-US" w:eastAsia="zh-CN"/>
        </w:rPr>
        <w:t>的脸，却又触电一般很快撤了回去</w:t>
      </w:r>
    </w:p>
    <w:p w14:paraId="4F6DA85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殿下……</w:t>
      </w:r>
    </w:p>
    <w:p w14:paraId="2392BC3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他脸色苍白，蹙眉敛目</w:t>
      </w:r>
      <w:r>
        <w:rPr>
          <w:rFonts w:hint="eastAsia"/>
          <w:color w:val="auto"/>
          <w:sz w:val="24"/>
          <w:lang w:val="en-US" w:eastAsia="zh-CN"/>
        </w:rPr>
        <w:t>：</w:t>
      </w:r>
      <w:r>
        <w:rPr>
          <w:rFonts w:hint="default"/>
          <w:color w:val="auto"/>
          <w:sz w:val="24"/>
          <w:lang w:val="en-US" w:eastAsia="zh-CN"/>
        </w:rPr>
        <w:t>殿下放心。</w:t>
      </w:r>
    </w:p>
    <w:p w14:paraId="71092FF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【结尾卡点】疏白</w:t>
      </w:r>
      <w:r>
        <w:rPr>
          <w:rFonts w:hint="default"/>
          <w:color w:val="auto"/>
          <w:sz w:val="24"/>
          <w:lang w:val="en-US" w:eastAsia="zh-CN"/>
        </w:rPr>
        <w:t>的神色很快调整得柔和又镇定，安抚地将她手中的匕首轻轻拿出来，哄孩子一样温和耐心</w:t>
      </w:r>
      <w:r>
        <w:rPr>
          <w:rFonts w:hint="eastAsia"/>
          <w:color w:val="auto"/>
          <w:sz w:val="24"/>
          <w:lang w:val="en-US" w:eastAsia="zh-CN"/>
        </w:rPr>
        <w:t>，眼神阴翳</w:t>
      </w:r>
      <w:r>
        <w:rPr>
          <w:rFonts w:hint="default"/>
          <w:color w:val="auto"/>
          <w:sz w:val="24"/>
          <w:lang w:val="en-US" w:eastAsia="zh-CN"/>
        </w:rPr>
        <w:t>：明日您醒来时，我保证</w:t>
      </w:r>
      <w:r>
        <w:rPr>
          <w:rFonts w:hint="eastAsia"/>
          <w:color w:val="auto"/>
          <w:sz w:val="24"/>
          <w:lang w:val="en-US" w:eastAsia="zh-CN"/>
        </w:rPr>
        <w:t>，凤凛川</w:t>
      </w:r>
      <w:r>
        <w:rPr>
          <w:rFonts w:hint="default"/>
          <w:color w:val="auto"/>
          <w:sz w:val="24"/>
          <w:lang w:val="en-US" w:eastAsia="zh-CN"/>
        </w:rPr>
        <w:t>一家，再也不能睁眼。</w:t>
      </w:r>
    </w:p>
    <w:p w14:paraId="2CD093BB">
      <w:pPr>
        <w:bidi w:val="0"/>
        <w:adjustRightInd w:val="0"/>
        <w:snapToGrid w:val="0"/>
        <w:spacing w:beforeLines="0" w:afterLines="0" w:line="360" w:lineRule="auto"/>
        <w:jc w:val="left"/>
        <w:rPr>
          <w:rFonts w:hint="default"/>
          <w:color w:val="auto"/>
          <w:sz w:val="24"/>
          <w:lang w:val="en-US" w:eastAsia="zh-CN"/>
        </w:rPr>
      </w:pPr>
    </w:p>
    <w:p w14:paraId="645A2AC8">
      <w:pPr>
        <w:bidi w:val="0"/>
        <w:adjustRightInd w:val="0"/>
        <w:snapToGrid w:val="0"/>
        <w:spacing w:beforeLines="0" w:afterLines="0" w:line="360" w:lineRule="auto"/>
        <w:jc w:val="left"/>
        <w:rPr>
          <w:rFonts w:hint="default"/>
          <w:color w:val="auto"/>
          <w:sz w:val="24"/>
          <w:lang w:val="en-US" w:eastAsia="zh-CN"/>
        </w:rPr>
      </w:pPr>
    </w:p>
    <w:p w14:paraId="126BFB68">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第四十</w:t>
      </w:r>
      <w:r>
        <w:rPr>
          <w:rFonts w:hint="eastAsia"/>
          <w:b/>
          <w:bCs/>
          <w:color w:val="auto"/>
          <w:sz w:val="24"/>
          <w:szCs w:val="24"/>
          <w:lang w:val="en-US" w:eastAsia="zh-CN"/>
        </w:rPr>
        <w:t>八</w:t>
      </w:r>
      <w:r>
        <w:rPr>
          <w:rFonts w:hint="eastAsia"/>
          <w:b/>
          <w:bCs/>
          <w:color w:val="auto"/>
          <w:sz w:val="24"/>
          <w:lang w:val="en-US" w:eastAsia="zh-CN"/>
        </w:rPr>
        <w:t>集</w:t>
      </w:r>
      <w:r>
        <w:rPr>
          <w:rFonts w:hint="eastAsia"/>
          <w:color w:val="auto"/>
          <w:sz w:val="24"/>
          <w:lang w:val="en-US" w:eastAsia="zh-CN"/>
        </w:rPr>
        <w:t xml:space="preserve"> 阵营惊变 主仆定心</w:t>
      </w:r>
    </w:p>
    <w:p w14:paraId="2778E74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4</w:t>
      </w:r>
      <w:r>
        <w:rPr>
          <w:rFonts w:hint="eastAsia"/>
          <w:color w:val="auto"/>
          <w:sz w:val="24"/>
          <w:szCs w:val="24"/>
          <w:u w:val="single"/>
          <w:lang w:val="en-US" w:eastAsia="zh-CN"/>
        </w:rPr>
        <w:t>8</w:t>
      </w:r>
      <w:r>
        <w:rPr>
          <w:rFonts w:hint="eastAsia"/>
          <w:color w:val="auto"/>
          <w:sz w:val="24"/>
          <w:u w:val="single"/>
          <w:lang w:val="en-US" w:eastAsia="zh-CN"/>
        </w:rPr>
        <w:t>-1 夜 内 宸王府</w:t>
      </w:r>
    </w:p>
    <w:p w14:paraId="3EE806D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待小厮把凤凛川身体抬出门外，凤昭将脸颊上沾上的血渍擦净，</w:t>
      </w:r>
      <w:r>
        <w:rPr>
          <w:rFonts w:hint="default"/>
          <w:color w:val="auto"/>
          <w:sz w:val="24"/>
          <w:lang w:val="en-US" w:eastAsia="zh-CN"/>
        </w:rPr>
        <w:t>单手撑着下颌，眉眼慵懒，</w:t>
      </w:r>
      <w:r>
        <w:rPr>
          <w:rFonts w:hint="eastAsia"/>
          <w:color w:val="auto"/>
          <w:sz w:val="24"/>
          <w:lang w:val="en-US" w:eastAsia="zh-CN"/>
        </w:rPr>
        <w:t>拿起凤凛川献出的宝图端详片刻后随手扔给疏白</w:t>
      </w:r>
      <w:r>
        <w:rPr>
          <w:rFonts w:hint="default"/>
          <w:color w:val="auto"/>
          <w:sz w:val="24"/>
          <w:lang w:val="en-US" w:eastAsia="zh-CN"/>
        </w:rPr>
        <w:t>。</w:t>
      </w:r>
    </w:p>
    <w:p w14:paraId="0F40367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凤昭冷声</w:t>
      </w:r>
      <w:r>
        <w:rPr>
          <w:rFonts w:hint="default"/>
          <w:color w:val="auto"/>
          <w:sz w:val="24"/>
          <w:lang w:val="en-US" w:eastAsia="zh-CN"/>
        </w:rPr>
        <w:t>：</w:t>
      </w:r>
      <w:r>
        <w:rPr>
          <w:rFonts w:hint="eastAsia"/>
          <w:color w:val="auto"/>
          <w:sz w:val="24"/>
          <w:lang w:val="en-US" w:eastAsia="zh-CN"/>
        </w:rPr>
        <w:t>温氏的图？本以为</w:t>
      </w:r>
      <w:r>
        <w:rPr>
          <w:rFonts w:hint="default"/>
          <w:color w:val="auto"/>
          <w:sz w:val="24"/>
          <w:lang w:val="en-US" w:eastAsia="zh-CN"/>
        </w:rPr>
        <w:t>这些虚礼翻来覆去都是金银珍宝，无趣得很，</w:t>
      </w:r>
      <w:r>
        <w:rPr>
          <w:rFonts w:hint="eastAsia"/>
          <w:color w:val="auto"/>
          <w:sz w:val="24"/>
          <w:lang w:val="en-US" w:eastAsia="zh-CN"/>
        </w:rPr>
        <w:t>现在才发现，原来是为了要我的命。</w:t>
      </w:r>
    </w:p>
    <w:p w14:paraId="52043F8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微微蹙眉思索着，半晌才开口：温贵御是精明谨慎之人。</w:t>
      </w:r>
      <w:r>
        <w:rPr>
          <w:rFonts w:hint="eastAsia"/>
          <w:color w:val="auto"/>
          <w:sz w:val="24"/>
          <w:lang w:val="en-US" w:eastAsia="zh-CN"/>
        </w:rPr>
        <w:t>如此贸然署名出处</w:t>
      </w:r>
      <w:r>
        <w:rPr>
          <w:rFonts w:hint="default"/>
          <w:color w:val="auto"/>
          <w:sz w:val="24"/>
          <w:lang w:val="en-US" w:eastAsia="zh-CN"/>
        </w:rPr>
        <w:t>还是第一次。</w:t>
      </w:r>
    </w:p>
    <w:p w14:paraId="5228EEF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凤昭拧眉：</w:t>
      </w:r>
      <w:r>
        <w:rPr>
          <w:rFonts w:hint="default"/>
          <w:color w:val="auto"/>
          <w:sz w:val="24"/>
          <w:lang w:val="en-US" w:eastAsia="zh-CN"/>
        </w:rPr>
        <w:t>此人</w:t>
      </w:r>
      <w:r>
        <w:rPr>
          <w:rFonts w:hint="eastAsia"/>
          <w:color w:val="auto"/>
          <w:sz w:val="24"/>
          <w:lang w:val="en-US" w:eastAsia="zh-CN"/>
        </w:rPr>
        <w:t>也</w:t>
      </w:r>
      <w:r>
        <w:rPr>
          <w:rFonts w:hint="default"/>
          <w:color w:val="auto"/>
          <w:sz w:val="24"/>
          <w:lang w:val="en-US" w:eastAsia="zh-CN"/>
        </w:rPr>
        <w:t>有异？</w:t>
      </w:r>
    </w:p>
    <w:p w14:paraId="00FBEB6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沉声</w:t>
      </w:r>
      <w:r>
        <w:rPr>
          <w:rFonts w:hint="eastAsia"/>
          <w:color w:val="auto"/>
          <w:sz w:val="24"/>
          <w:lang w:val="en-US" w:eastAsia="zh-CN"/>
        </w:rPr>
        <w:t>：</w:t>
      </w:r>
      <w:r>
        <w:rPr>
          <w:rFonts w:hint="default"/>
          <w:color w:val="auto"/>
          <w:sz w:val="24"/>
          <w:lang w:val="en-US" w:eastAsia="zh-CN"/>
        </w:rPr>
        <w:t>温总领资历比我深许多，劳苦功高，谋部温氏也向来忠心耿耿。若生出异心，按他向来的谨慎性子，怕是会瞒得天衣无缝，断不会行此无故惹人猜疑之事。</w:t>
      </w:r>
    </w:p>
    <w:p w14:paraId="3DCD639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皱眉思索良久，指尖习惯性地在上轻轻叩着</w:t>
      </w:r>
    </w:p>
    <w:p w14:paraId="1F8B9AE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：与他对接的线人可信得过？</w:t>
      </w:r>
      <w:r>
        <w:rPr>
          <w:rFonts w:hint="eastAsia"/>
          <w:color w:val="auto"/>
          <w:sz w:val="24"/>
          <w:lang w:val="en-US" w:eastAsia="zh-CN"/>
        </w:rPr>
        <w:t>温氏之物在神机阁归顺我后又怎会出现在凤凛川手中</w:t>
      </w:r>
      <w:r>
        <w:rPr>
          <w:rFonts w:hint="default"/>
          <w:color w:val="auto"/>
          <w:sz w:val="24"/>
          <w:lang w:val="en-US" w:eastAsia="zh-CN"/>
        </w:rPr>
        <w:t>？</w:t>
      </w:r>
    </w:p>
    <w:p w14:paraId="5C1CCE7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渐渐疑虑起来：皇宫内查探大小消息的线人，千羽卫与捕影处的细作，皆由温总领管辖，线人自然是温氏的心腹。</w:t>
      </w:r>
      <w:r>
        <w:rPr>
          <w:rFonts w:hint="eastAsia"/>
          <w:color w:val="auto"/>
          <w:sz w:val="24"/>
          <w:lang w:val="en-US" w:eastAsia="zh-CN"/>
        </w:rPr>
        <w:t>难道说，</w:t>
      </w:r>
      <w:r>
        <w:rPr>
          <w:rFonts w:hint="default"/>
          <w:color w:val="auto"/>
          <w:sz w:val="24"/>
          <w:lang w:val="en-US" w:eastAsia="zh-CN"/>
        </w:rPr>
        <w:t>殿下觉得温氏不可信？</w:t>
      </w:r>
    </w:p>
    <w:p w14:paraId="04EF894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忽地冷笑一声</w:t>
      </w:r>
      <w:r>
        <w:rPr>
          <w:rFonts w:hint="eastAsia"/>
          <w:color w:val="auto"/>
          <w:sz w:val="24"/>
          <w:lang w:val="en-US" w:eastAsia="zh-CN"/>
        </w:rPr>
        <w:t>：或许</w:t>
      </w:r>
      <w:r>
        <w:rPr>
          <w:rFonts w:hint="default"/>
          <w:color w:val="auto"/>
          <w:sz w:val="24"/>
          <w:lang w:val="en-US" w:eastAsia="zh-CN"/>
        </w:rPr>
        <w:t>这温氏，根本就没打算效我为主。</w:t>
      </w:r>
    </w:p>
    <w:p w14:paraId="7A37C2B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△此言甚重，</w:t>
      </w:r>
      <w:r>
        <w:rPr>
          <w:rFonts w:hint="eastAsia"/>
          <w:color w:val="auto"/>
          <w:sz w:val="24"/>
          <w:lang w:val="en-US" w:eastAsia="zh-CN"/>
        </w:rPr>
        <w:t>疏白</w:t>
      </w:r>
      <w:r>
        <w:rPr>
          <w:rFonts w:hint="default"/>
          <w:color w:val="auto"/>
          <w:sz w:val="24"/>
          <w:lang w:val="en-US" w:eastAsia="zh-CN"/>
        </w:rPr>
        <w:t>的心猛然一沉。</w:t>
      </w:r>
    </w:p>
    <w:p w14:paraId="5DF8B64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急切道：殿下，温氏乃阁内肱股，代代忠心</w:t>
      </w:r>
      <w:r>
        <w:rPr>
          <w:rFonts w:hint="eastAsia"/>
          <w:color w:val="auto"/>
          <w:sz w:val="24"/>
          <w:lang w:val="en-US" w:eastAsia="zh-CN"/>
        </w:rPr>
        <w:t>神机阁</w:t>
      </w:r>
      <w:r>
        <w:rPr>
          <w:rFonts w:hint="default"/>
          <w:color w:val="auto"/>
          <w:sz w:val="24"/>
          <w:lang w:val="en-US" w:eastAsia="zh-CN"/>
        </w:rPr>
        <w:t>，绝无此事！</w:t>
      </w:r>
    </w:p>
    <w:p w14:paraId="13F2C11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凤昭冷静对视：</w:t>
      </w:r>
      <w:r>
        <w:rPr>
          <w:rFonts w:hint="default"/>
          <w:color w:val="auto"/>
          <w:sz w:val="24"/>
          <w:lang w:val="en-US" w:eastAsia="zh-CN"/>
        </w:rPr>
        <w:t>神机阁家臣对</w:t>
      </w:r>
      <w:r>
        <w:rPr>
          <w:rFonts w:hint="eastAsia"/>
          <w:color w:val="auto"/>
          <w:sz w:val="24"/>
          <w:lang w:val="en-US" w:eastAsia="zh-CN"/>
        </w:rPr>
        <w:t>凤氏</w:t>
      </w:r>
      <w:r>
        <w:rPr>
          <w:rFonts w:hint="default"/>
          <w:color w:val="auto"/>
          <w:sz w:val="24"/>
          <w:lang w:val="en-US" w:eastAsia="zh-CN"/>
        </w:rPr>
        <w:t>忠诚，可</w:t>
      </w:r>
      <w:r>
        <w:rPr>
          <w:rFonts w:hint="eastAsia"/>
          <w:color w:val="auto"/>
          <w:sz w:val="24"/>
          <w:lang w:val="en-US" w:eastAsia="zh-CN"/>
        </w:rPr>
        <w:t>凤氏</w:t>
      </w:r>
      <w:r>
        <w:rPr>
          <w:rFonts w:hint="default"/>
          <w:color w:val="auto"/>
          <w:sz w:val="24"/>
          <w:lang w:val="en-US" w:eastAsia="zh-CN"/>
        </w:rPr>
        <w:t>，不止</w:t>
      </w:r>
      <w:r>
        <w:rPr>
          <w:rFonts w:hint="eastAsia"/>
          <w:color w:val="auto"/>
          <w:sz w:val="24"/>
          <w:lang w:val="en-US" w:eastAsia="zh-CN"/>
        </w:rPr>
        <w:t>我</w:t>
      </w:r>
      <w:r>
        <w:rPr>
          <w:rFonts w:hint="default"/>
          <w:color w:val="auto"/>
          <w:sz w:val="24"/>
          <w:lang w:val="en-US" w:eastAsia="zh-CN"/>
        </w:rPr>
        <w:t>一人。</w:t>
      </w:r>
      <w:r>
        <w:rPr>
          <w:rFonts w:hint="eastAsia"/>
          <w:color w:val="auto"/>
          <w:sz w:val="24"/>
          <w:lang w:val="en-US" w:eastAsia="zh-CN"/>
        </w:rPr>
        <w:t>宸王</w:t>
      </w:r>
      <w:r>
        <w:rPr>
          <w:rFonts w:hint="default"/>
          <w:color w:val="auto"/>
          <w:sz w:val="24"/>
          <w:lang w:val="en-US" w:eastAsia="zh-CN"/>
        </w:rPr>
        <w:t>人选，也不止</w:t>
      </w:r>
      <w:r>
        <w:rPr>
          <w:rFonts w:hint="eastAsia"/>
          <w:color w:val="auto"/>
          <w:sz w:val="24"/>
          <w:lang w:val="en-US" w:eastAsia="zh-CN"/>
        </w:rPr>
        <w:t>我</w:t>
      </w:r>
      <w:r>
        <w:rPr>
          <w:rFonts w:hint="default"/>
          <w:color w:val="auto"/>
          <w:sz w:val="24"/>
          <w:lang w:val="en-US" w:eastAsia="zh-CN"/>
        </w:rPr>
        <w:t>一个</w:t>
      </w:r>
      <w:r>
        <w:rPr>
          <w:rFonts w:hint="eastAsia"/>
          <w:color w:val="auto"/>
          <w:sz w:val="24"/>
          <w:lang w:val="en-US" w:eastAsia="zh-CN"/>
        </w:rPr>
        <w:t>。</w:t>
      </w:r>
      <w:r>
        <w:rPr>
          <w:rFonts w:hint="default"/>
          <w:color w:val="auto"/>
          <w:sz w:val="24"/>
          <w:lang w:val="en-US" w:eastAsia="zh-CN"/>
        </w:rPr>
        <w:t>我袭爵五年，所有人都觉得我很快就会死，不是连</w:t>
      </w:r>
      <w:r>
        <w:rPr>
          <w:rFonts w:hint="eastAsia"/>
          <w:color w:val="auto"/>
          <w:sz w:val="24"/>
          <w:lang w:val="en-US" w:eastAsia="zh-CN"/>
        </w:rPr>
        <w:t>疏白</w:t>
      </w:r>
      <w:r>
        <w:rPr>
          <w:rFonts w:hint="default"/>
          <w:color w:val="auto"/>
          <w:sz w:val="24"/>
          <w:lang w:val="en-US" w:eastAsia="zh-CN"/>
        </w:rPr>
        <w:t>你也迟迟未将神机阁交给我么？她们估计是干脆效忠了下一任</w:t>
      </w:r>
      <w:r>
        <w:rPr>
          <w:rFonts w:hint="eastAsia"/>
          <w:color w:val="auto"/>
          <w:sz w:val="24"/>
          <w:lang w:val="en-US" w:eastAsia="zh-CN"/>
        </w:rPr>
        <w:t>宸王</w:t>
      </w:r>
      <w:r>
        <w:rPr>
          <w:rFonts w:hint="default"/>
          <w:color w:val="auto"/>
          <w:sz w:val="24"/>
          <w:lang w:val="en-US" w:eastAsia="zh-CN"/>
        </w:rPr>
        <w:t>，直接跳过我这个短命的病秧子。</w:t>
      </w:r>
    </w:p>
    <w:p w14:paraId="751A182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的表情冷淡如冰：我之前问过你，</w:t>
      </w:r>
      <w:r>
        <w:rPr>
          <w:rFonts w:hint="eastAsia"/>
          <w:color w:val="auto"/>
          <w:sz w:val="24"/>
          <w:lang w:val="en-US" w:eastAsia="zh-CN"/>
        </w:rPr>
        <w:t>凤凛川</w:t>
      </w:r>
      <w:r>
        <w:rPr>
          <w:rFonts w:hint="default"/>
          <w:color w:val="auto"/>
          <w:sz w:val="24"/>
          <w:lang w:val="en-US" w:eastAsia="zh-CN"/>
        </w:rPr>
        <w:t>在阁中是不是人心所向，你没有正面回答。可是想也能猜到，若我病重不治，几月前死了，他就是板上钉钉的</w:t>
      </w:r>
      <w:r>
        <w:rPr>
          <w:rFonts w:hint="eastAsia"/>
          <w:color w:val="auto"/>
          <w:sz w:val="24"/>
          <w:lang w:val="en-US" w:eastAsia="zh-CN"/>
        </w:rPr>
        <w:t>宸王</w:t>
      </w:r>
      <w:r>
        <w:rPr>
          <w:rFonts w:hint="default"/>
          <w:color w:val="auto"/>
          <w:sz w:val="24"/>
          <w:lang w:val="en-US" w:eastAsia="zh-CN"/>
        </w:rPr>
        <w:t>，这种情况下，他怎可能一个拥趸也没有？</w:t>
      </w:r>
    </w:p>
    <w:p w14:paraId="352E48F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w:t>
      </w:r>
      <w:r>
        <w:rPr>
          <w:rFonts w:hint="default"/>
          <w:color w:val="auto"/>
          <w:sz w:val="24"/>
          <w:lang w:val="en-US" w:eastAsia="zh-CN"/>
        </w:rPr>
        <w:t>皱眉</w:t>
      </w:r>
      <w:r>
        <w:rPr>
          <w:rFonts w:hint="eastAsia"/>
          <w:color w:val="auto"/>
          <w:sz w:val="24"/>
          <w:lang w:val="en-US" w:eastAsia="zh-CN"/>
        </w:rPr>
        <w:t>：</w:t>
      </w:r>
      <w:r>
        <w:rPr>
          <w:rFonts w:hint="default"/>
          <w:color w:val="auto"/>
          <w:sz w:val="24"/>
          <w:lang w:val="en-US" w:eastAsia="zh-CN"/>
        </w:rPr>
        <w:t>……您认为</w:t>
      </w:r>
      <w:r>
        <w:rPr>
          <w:rFonts w:hint="eastAsia"/>
          <w:color w:val="auto"/>
          <w:sz w:val="24"/>
          <w:lang w:val="en-US" w:eastAsia="zh-CN"/>
        </w:rPr>
        <w:t>凤凛川有诈？可他刚刚已经......</w:t>
      </w:r>
    </w:p>
    <w:p w14:paraId="572A622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不由得轻轻揉了揉额角。心里猛得一跳，恍然大悟</w:t>
      </w:r>
    </w:p>
    <w:p w14:paraId="335EEF4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恐怕</w:t>
      </w:r>
      <w:r>
        <w:rPr>
          <w:rFonts w:hint="eastAsia"/>
          <w:color w:val="auto"/>
          <w:sz w:val="24"/>
          <w:lang w:val="en-US" w:eastAsia="zh-CN"/>
        </w:rPr>
        <w:t>刚刚</w:t>
      </w:r>
      <w:r>
        <w:rPr>
          <w:rFonts w:hint="default"/>
          <w:color w:val="auto"/>
          <w:sz w:val="24"/>
          <w:lang w:val="en-US" w:eastAsia="zh-CN"/>
        </w:rPr>
        <w:t>被人带来凤京的，根本不是</w:t>
      </w:r>
      <w:r>
        <w:rPr>
          <w:rFonts w:hint="eastAsia"/>
          <w:color w:val="auto"/>
          <w:sz w:val="24"/>
          <w:lang w:val="en-US" w:eastAsia="zh-CN"/>
        </w:rPr>
        <w:t>凤凛川</w:t>
      </w:r>
      <w:r>
        <w:rPr>
          <w:rFonts w:hint="default"/>
          <w:color w:val="auto"/>
          <w:sz w:val="24"/>
          <w:lang w:val="en-US" w:eastAsia="zh-CN"/>
        </w:rPr>
        <w:t>本人。而是他的影子！替身！</w:t>
      </w:r>
    </w:p>
    <w:p w14:paraId="3723B900">
      <w:pPr>
        <w:adjustRightInd w:val="0"/>
        <w:snapToGrid w:val="0"/>
        <w:spacing w:beforeLines="0" w:afterLines="0" w:line="360" w:lineRule="auto"/>
        <w:rPr>
          <w:rFonts w:hint="eastAsia"/>
          <w:color w:val="auto"/>
          <w:sz w:val="24"/>
        </w:rPr>
      </w:pPr>
      <w:r>
        <w:rPr>
          <w:rFonts w:hint="eastAsia"/>
          <w:color w:val="auto"/>
          <w:sz w:val="24"/>
        </w:rPr>
        <w:t>叮——系统清脆提示音</w:t>
      </w:r>
    </w:p>
    <w:p w14:paraId="36388DEC">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val="en-US" w:eastAsia="zh-CN"/>
        </w:rPr>
        <w:t>支线任务：寻找凤氏家族背后秘密失败，初步惩罚十年寿元收回，立马执行</w:t>
      </w:r>
      <w:r>
        <w:rPr>
          <w:rFonts w:hint="eastAsia"/>
          <w:color w:val="auto"/>
          <w:sz w:val="24"/>
        </w:rPr>
        <w:t>】</w:t>
      </w:r>
    </w:p>
    <w:p w14:paraId="1FD6786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凤昭全身力气仿佛下一秒被抽干瞬间吐血</w:t>
      </w:r>
    </w:p>
    <w:p w14:paraId="22EFFDE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“啊”</w:t>
      </w:r>
    </w:p>
    <w:p w14:paraId="7F77CAC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疏白连忙上前搀扶：殿下！</w:t>
      </w:r>
    </w:p>
    <w:p w14:paraId="1377531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凤昭os：我一共就剩十一年了，一下子给我收走十年啊，霸王条款啊（痛呼）</w:t>
      </w:r>
    </w:p>
    <w:p w14:paraId="36BDF9C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疏白一字一顿：</w:t>
      </w:r>
      <w:r>
        <w:rPr>
          <w:rFonts w:hint="default"/>
          <w:color w:val="auto"/>
          <w:sz w:val="24"/>
          <w:lang w:val="en-US" w:eastAsia="zh-CN"/>
        </w:rPr>
        <w:t>殿下，不论如何，您永远是神机阁人心所向。时间会带来答案。</w:t>
      </w:r>
    </w:p>
    <w:p w14:paraId="4F58593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不由微笑起来，温声道：我自然信你。</w:t>
      </w:r>
      <w:r>
        <w:rPr>
          <w:rFonts w:hint="eastAsia"/>
          <w:color w:val="auto"/>
          <w:sz w:val="24"/>
          <w:lang w:val="en-US" w:eastAsia="zh-CN"/>
        </w:rPr>
        <w:t>疏白</w:t>
      </w:r>
      <w:r>
        <w:rPr>
          <w:rFonts w:hint="default"/>
          <w:color w:val="auto"/>
          <w:sz w:val="24"/>
          <w:lang w:val="en-US" w:eastAsia="zh-CN"/>
        </w:rPr>
        <w:t>，你是我的心腹，是我的眼睛，是我在黑暗中的盲杖。其他人终究差了一层。愿君之心，始终如一。</w:t>
      </w:r>
    </w:p>
    <w:p w14:paraId="0F48484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闻言，心里猛的一颤。</w:t>
      </w:r>
    </w:p>
    <w:p w14:paraId="5F95528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疏白</w:t>
      </w:r>
      <w:r>
        <w:rPr>
          <w:rFonts w:hint="default"/>
          <w:color w:val="auto"/>
          <w:sz w:val="24"/>
          <w:lang w:val="en-US" w:eastAsia="zh-CN"/>
        </w:rPr>
        <w:t>忽然直直地跪了下来，行了一个标标准准的士礼。他的动作优雅又肃穆，完美得无可指摘，可那双温雅文静的眼眸里却是前所未有的炙热心绪。</w:t>
      </w:r>
    </w:p>
    <w:p w14:paraId="4C6FEE5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疏白：疏白</w:t>
      </w:r>
      <w:r>
        <w:rPr>
          <w:rFonts w:hint="default"/>
          <w:color w:val="auto"/>
          <w:sz w:val="24"/>
          <w:lang w:val="en-US" w:eastAsia="zh-CN"/>
        </w:rPr>
        <w:t>之心，至死不渝。</w:t>
      </w:r>
    </w:p>
    <w:p w14:paraId="07BD5765">
      <w:pPr>
        <w:adjustRightInd w:val="0"/>
        <w:snapToGrid w:val="0"/>
        <w:spacing w:beforeLines="0" w:afterLines="0" w:line="360" w:lineRule="auto"/>
        <w:rPr>
          <w:rFonts w:hint="eastAsia"/>
          <w:color w:val="auto"/>
          <w:sz w:val="24"/>
        </w:rPr>
      </w:pPr>
      <w:r>
        <w:rPr>
          <w:rFonts w:hint="eastAsia"/>
          <w:color w:val="auto"/>
          <w:sz w:val="24"/>
        </w:rPr>
        <w:t>叮——系统清脆提示音</w:t>
      </w:r>
    </w:p>
    <w:p w14:paraId="4D4D1954">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val="en-US" w:eastAsia="zh-CN"/>
        </w:rPr>
        <w:t>疏白</w:t>
      </w:r>
      <w:r>
        <w:rPr>
          <w:rFonts w:hint="eastAsia"/>
          <w:color w:val="auto"/>
          <w:sz w:val="24"/>
        </w:rPr>
        <w:t>达成“</w:t>
      </w:r>
      <w:r>
        <w:rPr>
          <w:rFonts w:hint="eastAsia"/>
          <w:color w:val="auto"/>
          <w:sz w:val="24"/>
          <w:lang w:eastAsia="zh-CN"/>
        </w:rPr>
        <w:t>情定终生</w:t>
      </w:r>
      <w:r>
        <w:rPr>
          <w:rFonts w:hint="eastAsia"/>
          <w:color w:val="auto"/>
          <w:sz w:val="24"/>
        </w:rPr>
        <w:t>”成就！解锁十年寿元！】</w:t>
      </w:r>
    </w:p>
    <w:p w14:paraId="5CCFEF49">
      <w:pPr>
        <w:adjustRightInd w:val="0"/>
        <w:snapToGrid w:val="0"/>
        <w:spacing w:beforeLines="0" w:afterLines="0" w:line="360" w:lineRule="auto"/>
        <w:rPr>
          <w:rFonts w:hint="eastAsia"/>
          <w:color w:val="auto"/>
          <w:sz w:val="24"/>
        </w:rPr>
      </w:pPr>
    </w:p>
    <w:p w14:paraId="349BDB62">
      <w:pPr>
        <w:adjustRightInd w:val="0"/>
        <w:snapToGrid w:val="0"/>
        <w:spacing w:beforeLines="0" w:afterLines="0" w:line="360" w:lineRule="auto"/>
        <w:rPr>
          <w:rFonts w:hint="eastAsia"/>
          <w:color w:val="auto"/>
          <w:sz w:val="24"/>
        </w:rPr>
      </w:pPr>
    </w:p>
    <w:p w14:paraId="720ED5E9">
      <w:pPr>
        <w:adjustRightInd w:val="0"/>
        <w:snapToGrid w:val="0"/>
        <w:spacing w:beforeLines="0" w:afterLines="0" w:line="360" w:lineRule="auto"/>
        <w:rPr>
          <w:rFonts w:hint="eastAsia"/>
          <w:color w:val="auto"/>
          <w:sz w:val="24"/>
        </w:rPr>
      </w:pPr>
      <w:r>
        <w:rPr>
          <w:rFonts w:hint="eastAsia"/>
          <w:b/>
          <w:bCs/>
          <w:color w:val="auto"/>
          <w:sz w:val="24"/>
          <w:lang w:eastAsia="zh-CN"/>
        </w:rPr>
        <w:t>第四十</w:t>
      </w:r>
      <w:r>
        <w:rPr>
          <w:rFonts w:hint="eastAsia"/>
          <w:b/>
          <w:bCs/>
          <w:color w:val="auto"/>
          <w:sz w:val="24"/>
          <w:szCs w:val="24"/>
          <w:lang w:val="en-US" w:eastAsia="zh-CN"/>
        </w:rPr>
        <w:t>九</w:t>
      </w:r>
      <w:r>
        <w:rPr>
          <w:rFonts w:hint="eastAsia"/>
          <w:b/>
          <w:bCs/>
          <w:color w:val="auto"/>
          <w:sz w:val="24"/>
          <w:lang w:eastAsia="zh-CN"/>
        </w:rPr>
        <w:t>集</w:t>
      </w:r>
      <w:r>
        <w:rPr>
          <w:rFonts w:hint="eastAsia"/>
          <w:b/>
          <w:bCs/>
          <w:color w:val="auto"/>
          <w:sz w:val="24"/>
        </w:rPr>
        <w:t xml:space="preserve"> </w:t>
      </w:r>
      <w:r>
        <w:rPr>
          <w:rFonts w:hint="eastAsia"/>
          <w:color w:val="auto"/>
          <w:sz w:val="24"/>
        </w:rPr>
        <w:t>宫变骤起 暗托稚子</w:t>
      </w:r>
    </w:p>
    <w:p w14:paraId="16EA8AC6">
      <w:pPr>
        <w:adjustRightInd w:val="0"/>
        <w:snapToGrid w:val="0"/>
        <w:spacing w:beforeLines="0" w:afterLines="0" w:line="360" w:lineRule="auto"/>
        <w:rPr>
          <w:rFonts w:hint="eastAsia"/>
          <w:color w:val="auto"/>
          <w:sz w:val="24"/>
          <w:u w:val="single"/>
          <w:lang w:eastAsia="zh-CN"/>
        </w:rPr>
      </w:pPr>
      <w:r>
        <w:rPr>
          <w:rFonts w:hint="eastAsia"/>
          <w:color w:val="auto"/>
          <w:sz w:val="24"/>
          <w:u w:val="single"/>
          <w:lang w:eastAsia="zh-CN"/>
        </w:rPr>
        <w:t>4</w:t>
      </w:r>
      <w:r>
        <w:rPr>
          <w:rFonts w:hint="eastAsia"/>
          <w:color w:val="auto"/>
          <w:sz w:val="24"/>
          <w:szCs w:val="24"/>
          <w:u w:val="single"/>
          <w:lang w:val="en-US" w:eastAsia="zh-CN"/>
        </w:rPr>
        <w:t>9</w:t>
      </w:r>
      <w:r>
        <w:rPr>
          <w:rFonts w:hint="eastAsia"/>
          <w:color w:val="auto"/>
          <w:sz w:val="24"/>
          <w:u w:val="single"/>
          <w:lang w:eastAsia="zh-CN"/>
        </w:rPr>
        <w:t xml:space="preserve">-1 </w:t>
      </w:r>
      <w:r>
        <w:rPr>
          <w:rFonts w:hint="eastAsia"/>
          <w:color w:val="auto"/>
          <w:sz w:val="24"/>
          <w:u w:val="single"/>
          <w:lang w:val="en-US" w:eastAsia="zh-CN"/>
        </w:rPr>
        <w:t>夜</w:t>
      </w:r>
      <w:r>
        <w:rPr>
          <w:rFonts w:hint="eastAsia"/>
          <w:color w:val="auto"/>
          <w:sz w:val="24"/>
          <w:u w:val="single"/>
          <w:lang w:eastAsia="zh-CN"/>
        </w:rPr>
        <w:t xml:space="preserve"> 内 宸王府</w:t>
      </w:r>
    </w:p>
    <w:p w14:paraId="014A68BD">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立在殿中，眉尖微蹙，神色交织着无奈与复杂，指尖无意识摩挲着腰间玉佩。</w:t>
      </w:r>
    </w:p>
    <w:p w14:paraId="400E5C47">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凤昭os：给个巴掌再喂颗甜枣？这也太刺激了吧......</w:t>
      </w:r>
    </w:p>
    <w:p w14:paraId="322DBBA5">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疏白</w:t>
      </w:r>
      <w:r>
        <w:rPr>
          <w:rFonts w:hint="eastAsia"/>
          <w:color w:val="auto"/>
          <w:sz w:val="24"/>
        </w:rPr>
        <w:t>单膝跪地，脊背挺直，抬眸紧盯</w:t>
      </w:r>
      <w:r>
        <w:rPr>
          <w:rFonts w:hint="eastAsia"/>
          <w:color w:val="auto"/>
          <w:sz w:val="24"/>
          <w:lang w:eastAsia="zh-CN"/>
        </w:rPr>
        <w:t>凤昭</w:t>
      </w:r>
      <w:r>
        <w:rPr>
          <w:rFonts w:hint="eastAsia"/>
          <w:color w:val="auto"/>
          <w:sz w:val="24"/>
        </w:rPr>
        <w:t>，眼底爱意滚烫，指尖攥紧衣摆。</w:t>
      </w:r>
    </w:p>
    <w:p w14:paraId="69B9DB50">
      <w:pPr>
        <w:adjustRightInd w:val="0"/>
        <w:snapToGrid w:val="0"/>
        <w:spacing w:beforeLines="0" w:afterLines="0" w:line="360" w:lineRule="auto"/>
        <w:rPr>
          <w:rFonts w:hint="eastAsia"/>
          <w:color w:val="auto"/>
          <w:sz w:val="24"/>
        </w:rPr>
      </w:pPr>
      <w:r>
        <w:rPr>
          <w:rFonts w:hint="eastAsia"/>
          <w:color w:val="auto"/>
          <w:sz w:val="24"/>
          <w:lang w:eastAsia="zh-CN"/>
        </w:rPr>
        <w:t>疏白</w:t>
      </w:r>
      <w:r>
        <w:rPr>
          <w:rFonts w:hint="eastAsia"/>
          <w:color w:val="auto"/>
          <w:sz w:val="24"/>
        </w:rPr>
        <w:t>（声音沙哑，语气恳切，眼神灼热得让人避无可避）：殿下……</w:t>
      </w:r>
    </w:p>
    <w:p w14:paraId="162E733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抬手虚扶，语气沉稳笃定。</w:t>
      </w:r>
    </w:p>
    <w:p w14:paraId="3F417BC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（从容淡定，语气平缓）：</w:t>
      </w:r>
      <w:r>
        <w:rPr>
          <w:rFonts w:hint="eastAsia"/>
          <w:color w:val="auto"/>
          <w:sz w:val="24"/>
          <w:lang w:eastAsia="zh-CN"/>
        </w:rPr>
        <w:t>你的心意，</w:t>
      </w:r>
      <w:r>
        <w:rPr>
          <w:rFonts w:hint="eastAsia"/>
          <w:color w:val="auto"/>
          <w:sz w:val="24"/>
        </w:rPr>
        <w:t>我明白。</w:t>
      </w:r>
    </w:p>
    <w:p w14:paraId="50F3B80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暧昧氛围悄然弥漫，两人对视间情愫暗涌。</w:t>
      </w:r>
    </w:p>
    <w:p w14:paraId="2309B98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门外</w:t>
      </w:r>
      <w:r>
        <w:rPr>
          <w:rFonts w:hint="eastAsia"/>
          <w:color w:val="auto"/>
          <w:sz w:val="24"/>
        </w:rPr>
        <w:t>急促脚步声</w:t>
      </w:r>
      <w:r>
        <w:rPr>
          <w:rFonts w:hint="eastAsia"/>
          <w:color w:val="auto"/>
          <w:sz w:val="24"/>
          <w:lang w:eastAsia="zh-CN"/>
        </w:rPr>
        <w:t>传来。月弦</w:t>
      </w:r>
      <w:r>
        <w:rPr>
          <w:rFonts w:hint="eastAsia"/>
          <w:color w:val="auto"/>
          <w:sz w:val="24"/>
        </w:rPr>
        <w:t>慌慌张张闯入殿内，脸色惨白，跪地行礼时浑身发抖。</w:t>
      </w:r>
    </w:p>
    <w:p w14:paraId="50600396">
      <w:pPr>
        <w:adjustRightInd w:val="0"/>
        <w:snapToGrid w:val="0"/>
        <w:spacing w:beforeLines="0" w:afterLines="0" w:line="360" w:lineRule="auto"/>
        <w:rPr>
          <w:rFonts w:hint="eastAsia"/>
          <w:color w:val="auto"/>
          <w:sz w:val="24"/>
        </w:rPr>
      </w:pPr>
      <w:r>
        <w:rPr>
          <w:rFonts w:hint="eastAsia"/>
          <w:color w:val="auto"/>
          <w:sz w:val="24"/>
          <w:lang w:eastAsia="zh-CN"/>
        </w:rPr>
        <w:t>月弦</w:t>
      </w:r>
      <w:r>
        <w:rPr>
          <w:rFonts w:hint="eastAsia"/>
          <w:color w:val="auto"/>
          <w:sz w:val="24"/>
        </w:rPr>
        <w:t>（声音发颤，语速极快）：殿下！大事不好！四皇女围场惊马摔断腿，两位有孕宫御陷入宫斗陷害</w:t>
      </w:r>
      <w:r>
        <w:rPr>
          <w:rFonts w:hint="eastAsia"/>
          <w:color w:val="auto"/>
          <w:sz w:val="24"/>
          <w:lang w:eastAsia="zh-CN"/>
        </w:rPr>
        <w:t>，</w:t>
      </w:r>
      <w:r>
        <w:rPr>
          <w:rFonts w:hint="eastAsia"/>
          <w:color w:val="auto"/>
          <w:sz w:val="24"/>
          <w:lang w:val="en-US" w:eastAsia="zh-CN"/>
        </w:rPr>
        <w:t>差点双双流产</w:t>
      </w:r>
      <w:r>
        <w:rPr>
          <w:rFonts w:hint="eastAsia"/>
          <w:color w:val="auto"/>
          <w:sz w:val="24"/>
        </w:rPr>
        <w:t>，陛下震怒！</w:t>
      </w:r>
    </w:p>
    <w:p w14:paraId="13BF8B47">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（眼神骤冷，指尖微顿）：果然动手了，好一招一箭双雕的毒计！</w:t>
      </w:r>
    </w:p>
    <w:p w14:paraId="66E847F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疏白</w:t>
      </w:r>
      <w:r>
        <w:rPr>
          <w:rFonts w:hint="eastAsia"/>
          <w:color w:val="auto"/>
          <w:sz w:val="24"/>
        </w:rPr>
        <w:t>闻言猛地起身，周身戾气骤起，眼神锐利如刀，瞬间抓住事件破绽。</w:t>
      </w:r>
    </w:p>
    <w:p w14:paraId="18EECC2E">
      <w:pPr>
        <w:adjustRightInd w:val="0"/>
        <w:snapToGrid w:val="0"/>
        <w:spacing w:beforeLines="0" w:afterLines="0" w:line="360" w:lineRule="auto"/>
        <w:rPr>
          <w:rFonts w:hint="eastAsia"/>
          <w:color w:val="auto"/>
          <w:sz w:val="24"/>
          <w:lang w:val="en-US" w:eastAsia="zh-CN"/>
        </w:rPr>
      </w:pPr>
      <w:r>
        <w:rPr>
          <w:rFonts w:hint="eastAsia"/>
          <w:color w:val="auto"/>
          <w:sz w:val="24"/>
          <w:lang w:eastAsia="zh-CN"/>
        </w:rPr>
        <w:t>疏白</w:t>
      </w:r>
      <w:r>
        <w:rPr>
          <w:rFonts w:hint="eastAsia"/>
          <w:color w:val="auto"/>
          <w:sz w:val="24"/>
        </w:rPr>
        <w:t>（眼神坚定，语气果决）：</w:t>
      </w:r>
      <w:r>
        <w:rPr>
          <w:rFonts w:hint="eastAsia"/>
          <w:color w:val="auto"/>
          <w:sz w:val="24"/>
          <w:lang w:val="en-US" w:eastAsia="zh-CN"/>
        </w:rPr>
        <w:t>凤凛川身份存疑宫中却生事端。</w:t>
      </w:r>
      <w:r>
        <w:rPr>
          <w:rFonts w:hint="eastAsia"/>
          <w:color w:val="auto"/>
          <w:sz w:val="24"/>
        </w:rPr>
        <w:t>此事疑点重重，臣即刻追查线索！</w:t>
      </w:r>
      <w:r>
        <w:rPr>
          <w:rFonts w:hint="eastAsia"/>
          <w:color w:val="auto"/>
          <w:sz w:val="24"/>
          <w:lang w:val="en-US" w:eastAsia="zh-CN"/>
        </w:rPr>
        <w:t>不过......</w:t>
      </w:r>
    </w:p>
    <w:p w14:paraId="3715898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抬眸，神色凝重，静待下文。</w:t>
      </w:r>
    </w:p>
    <w:p w14:paraId="33B0DFD0">
      <w:pPr>
        <w:adjustRightInd w:val="0"/>
        <w:snapToGrid w:val="0"/>
        <w:spacing w:beforeLines="0" w:afterLines="0" w:line="360" w:lineRule="auto"/>
        <w:rPr>
          <w:rFonts w:hint="eastAsia"/>
          <w:color w:val="auto"/>
          <w:sz w:val="24"/>
        </w:rPr>
      </w:pPr>
      <w:r>
        <w:rPr>
          <w:rFonts w:hint="eastAsia"/>
          <w:color w:val="auto"/>
          <w:sz w:val="24"/>
          <w:lang w:val="en-US" w:eastAsia="zh-CN"/>
        </w:rPr>
        <w:t>疏白单膝下跪：</w:t>
      </w:r>
      <w:r>
        <w:rPr>
          <w:rFonts w:hint="eastAsia"/>
          <w:color w:val="auto"/>
          <w:sz w:val="24"/>
        </w:rPr>
        <w:t>殿下，</w:t>
      </w:r>
      <w:r>
        <w:rPr>
          <w:rFonts w:hint="eastAsia"/>
          <w:color w:val="auto"/>
          <w:sz w:val="24"/>
          <w:lang w:eastAsia="zh-CN"/>
        </w:rPr>
        <w:t>在此之前</w:t>
      </w:r>
      <w:r>
        <w:rPr>
          <w:rFonts w:hint="eastAsia"/>
          <w:color w:val="auto"/>
          <w:sz w:val="24"/>
        </w:rPr>
        <w:t>臣还有一事</w:t>
      </w:r>
      <w:r>
        <w:rPr>
          <w:rFonts w:hint="eastAsia"/>
          <w:color w:val="auto"/>
          <w:sz w:val="24"/>
          <w:lang w:val="en-US" w:eastAsia="zh-CN"/>
        </w:rPr>
        <w:t>交付殿下</w:t>
      </w:r>
      <w:r>
        <w:rPr>
          <w:rFonts w:hint="eastAsia"/>
          <w:color w:val="auto"/>
          <w:sz w:val="24"/>
        </w:rPr>
        <w:t>！</w:t>
      </w:r>
    </w:p>
    <w:p w14:paraId="33109CE6">
      <w:pPr>
        <w:adjustRightInd w:val="0"/>
        <w:snapToGrid w:val="0"/>
        <w:spacing w:beforeLines="0" w:afterLines="0" w:line="360" w:lineRule="auto"/>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凤昭拦住疏白下跪之举</w:t>
      </w:r>
    </w:p>
    <w:p w14:paraId="2F460753">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val="en-US" w:eastAsia="zh-CN"/>
        </w:rPr>
        <w:t>凤昭：你我之间何须如此。</w:t>
      </w:r>
    </w:p>
    <w:p w14:paraId="10EC3FF3">
      <w:pPr>
        <w:adjustRightInd w:val="0"/>
        <w:snapToGrid w:val="0"/>
        <w:spacing w:beforeLines="0" w:afterLines="0" w:line="360" w:lineRule="auto"/>
        <w:rPr>
          <w:rFonts w:hint="default" w:eastAsiaTheme="minorEastAsia"/>
          <w:color w:val="auto"/>
          <w:sz w:val="24"/>
          <w:lang w:val="en-US" w:eastAsia="zh-CN"/>
        </w:rPr>
      </w:pPr>
      <w:r>
        <w:rPr>
          <w:rFonts w:hint="eastAsia"/>
          <w:color w:val="auto"/>
          <w:sz w:val="24"/>
          <w:lang w:eastAsia="zh-CN"/>
        </w:rPr>
        <w:t>疏白</w:t>
      </w:r>
      <w:r>
        <w:rPr>
          <w:rFonts w:hint="eastAsia"/>
          <w:color w:val="auto"/>
          <w:sz w:val="24"/>
        </w:rPr>
        <w:t>：太医院院首</w:t>
      </w:r>
      <w:r>
        <w:rPr>
          <w:rFonts w:hint="eastAsia"/>
          <w:color w:val="auto"/>
          <w:sz w:val="24"/>
          <w:lang w:val="en-US" w:eastAsia="zh-CN"/>
        </w:rPr>
        <w:t>晏</w:t>
      </w:r>
      <w:r>
        <w:rPr>
          <w:rFonts w:hint="eastAsia"/>
          <w:color w:val="auto"/>
          <w:sz w:val="24"/>
        </w:rPr>
        <w:t>御医一家</w:t>
      </w:r>
      <w:r>
        <w:rPr>
          <w:rFonts w:hint="eastAsia"/>
          <w:color w:val="auto"/>
          <w:sz w:val="24"/>
          <w:lang w:val="en-US" w:eastAsia="zh-CN"/>
        </w:rPr>
        <w:t>乃神机阁要员</w:t>
      </w:r>
      <w:r>
        <w:rPr>
          <w:rFonts w:hint="eastAsia"/>
          <w:color w:val="auto"/>
          <w:sz w:val="24"/>
        </w:rPr>
        <w:t>！</w:t>
      </w:r>
      <w:r>
        <w:rPr>
          <w:rFonts w:hint="eastAsia"/>
          <w:color w:val="auto"/>
          <w:sz w:val="24"/>
          <w:lang w:val="en-US" w:eastAsia="zh-CN"/>
        </w:rPr>
        <w:t>孕宫御险些流产，</w:t>
      </w:r>
      <w:r>
        <w:rPr>
          <w:rFonts w:hint="eastAsia"/>
          <w:color w:val="auto"/>
          <w:sz w:val="24"/>
        </w:rPr>
        <w:t>陛下</w:t>
      </w:r>
      <w:r>
        <w:rPr>
          <w:rFonts w:hint="eastAsia"/>
          <w:color w:val="auto"/>
          <w:sz w:val="24"/>
          <w:lang w:val="en-US" w:eastAsia="zh-CN"/>
        </w:rPr>
        <w:t>必然</w:t>
      </w:r>
      <w:r>
        <w:rPr>
          <w:rFonts w:hint="eastAsia"/>
          <w:color w:val="auto"/>
          <w:sz w:val="24"/>
        </w:rPr>
        <w:t>迁怒</w:t>
      </w:r>
      <w:r>
        <w:rPr>
          <w:rFonts w:hint="eastAsia"/>
          <w:color w:val="auto"/>
          <w:sz w:val="24"/>
          <w:lang w:val="en-US" w:eastAsia="zh-CN"/>
        </w:rPr>
        <w:t>于晏氏</w:t>
      </w:r>
      <w:r>
        <w:rPr>
          <w:rFonts w:hint="eastAsia"/>
          <w:color w:val="auto"/>
          <w:sz w:val="24"/>
        </w:rPr>
        <w:t>，</w:t>
      </w:r>
      <w:r>
        <w:rPr>
          <w:rFonts w:hint="eastAsia"/>
          <w:color w:val="auto"/>
          <w:sz w:val="24"/>
          <w:lang w:eastAsia="zh-CN"/>
        </w:rPr>
        <w:t>或牵连晏家罢职流放</w:t>
      </w:r>
      <w:r>
        <w:rPr>
          <w:rFonts w:hint="eastAsia"/>
          <w:color w:val="auto"/>
          <w:sz w:val="24"/>
        </w:rPr>
        <w:t>，</w:t>
      </w:r>
      <w:r>
        <w:rPr>
          <w:rFonts w:hint="eastAsia"/>
          <w:color w:val="auto"/>
          <w:sz w:val="24"/>
          <w:lang w:val="en-US" w:eastAsia="zh-CN"/>
        </w:rPr>
        <w:t>疏白此去无暇顾及，还</w:t>
      </w:r>
      <w:r>
        <w:rPr>
          <w:rFonts w:hint="eastAsia"/>
          <w:color w:val="auto"/>
          <w:sz w:val="24"/>
          <w:lang w:eastAsia="zh-CN"/>
        </w:rPr>
        <w:t>望殿下暗中相</w:t>
      </w:r>
      <w:r>
        <w:rPr>
          <w:rFonts w:hint="eastAsia"/>
          <w:color w:val="auto"/>
          <w:sz w:val="24"/>
          <w:lang w:val="en-US" w:eastAsia="zh-CN"/>
        </w:rPr>
        <w:t>护</w:t>
      </w:r>
      <w:r>
        <w:rPr>
          <w:rFonts w:hint="eastAsia"/>
          <w:color w:val="auto"/>
          <w:sz w:val="24"/>
        </w:rPr>
        <w:t>！</w:t>
      </w:r>
      <w:r>
        <w:rPr>
          <w:rFonts w:hint="eastAsia"/>
          <w:color w:val="auto"/>
          <w:sz w:val="24"/>
          <w:lang w:val="en-US" w:eastAsia="zh-CN"/>
        </w:rPr>
        <w:t>若得晏氏效力，凤氏一脉必将不日一同归顺殿下！</w:t>
      </w:r>
    </w:p>
    <w:p w14:paraId="32A3625F">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（点头，语气沉稳）：放心，本王必保</w:t>
      </w:r>
      <w:r>
        <w:rPr>
          <w:rFonts w:hint="eastAsia"/>
          <w:color w:val="auto"/>
          <w:sz w:val="24"/>
          <w:lang w:eastAsia="zh-CN"/>
        </w:rPr>
        <w:t>晏家</w:t>
      </w:r>
      <w:r>
        <w:rPr>
          <w:rFonts w:hint="eastAsia"/>
          <w:color w:val="auto"/>
          <w:sz w:val="24"/>
        </w:rPr>
        <w:t>一路安稳，后续再做打算。</w:t>
      </w:r>
    </w:p>
    <w:p w14:paraId="52C27DFA">
      <w:pPr>
        <w:adjustRightInd w:val="0"/>
        <w:snapToGrid w:val="0"/>
        <w:spacing w:beforeLines="0" w:afterLines="0" w:line="360" w:lineRule="auto"/>
        <w:rPr>
          <w:rFonts w:hint="eastAsia"/>
          <w:color w:val="auto"/>
          <w:sz w:val="24"/>
          <w:lang w:val="en-US" w:eastAsia="zh-CN"/>
        </w:rPr>
      </w:pPr>
      <w:r>
        <w:rPr>
          <w:rFonts w:hint="eastAsia"/>
          <w:color w:val="auto"/>
          <w:sz w:val="24"/>
          <w:lang w:eastAsia="zh-CN"/>
        </w:rPr>
        <w:t>疏白</w:t>
      </w:r>
      <w:r>
        <w:rPr>
          <w:rFonts w:hint="eastAsia"/>
          <w:color w:val="auto"/>
          <w:sz w:val="24"/>
        </w:rPr>
        <w:t>深深抱拳行礼，眼中满是感激</w:t>
      </w:r>
      <w:r>
        <w:rPr>
          <w:rFonts w:hint="eastAsia"/>
          <w:color w:val="auto"/>
          <w:sz w:val="24"/>
          <w:lang w:eastAsia="zh-CN"/>
        </w:rPr>
        <w:t>：</w:t>
      </w:r>
      <w:r>
        <w:rPr>
          <w:rFonts w:hint="eastAsia"/>
          <w:color w:val="auto"/>
          <w:sz w:val="24"/>
          <w:lang w:val="en-US" w:eastAsia="zh-CN"/>
        </w:rPr>
        <w:t>殿下，凤凛川及其背后势力分错复杂，此次一别不知何时相见，疏白惟愿殿下得偿所愿，在所不惜</w:t>
      </w:r>
    </w:p>
    <w:p w14:paraId="6D445274">
      <w:pPr>
        <w:adjustRightInd w:val="0"/>
        <w:snapToGrid w:val="0"/>
        <w:spacing w:beforeLines="0" w:afterLines="0" w:line="360" w:lineRule="auto"/>
        <w:rPr>
          <w:rFonts w:hint="default"/>
          <w:color w:val="auto"/>
          <w:sz w:val="24"/>
          <w:lang w:val="en-US" w:eastAsia="zh-CN"/>
        </w:rPr>
      </w:pPr>
      <w:r>
        <w:rPr>
          <w:rFonts w:hint="eastAsia"/>
          <w:color w:val="auto"/>
          <w:sz w:val="24"/>
          <w:lang w:val="en-US" w:eastAsia="zh-CN"/>
        </w:rPr>
        <w:t>凤昭附上疏白的手：望君平安。我等你</w:t>
      </w:r>
    </w:p>
    <w:p w14:paraId="01CB6970">
      <w:pPr>
        <w:adjustRightInd w:val="0"/>
        <w:snapToGrid w:val="0"/>
        <w:spacing w:beforeLines="0" w:afterLines="0" w:line="360" w:lineRule="auto"/>
        <w:rPr>
          <w:rFonts w:hint="eastAsia"/>
          <w:color w:val="auto"/>
          <w:sz w:val="24"/>
          <w:lang w:eastAsia="zh-CN"/>
        </w:rPr>
      </w:pPr>
    </w:p>
    <w:p w14:paraId="7E6694DD">
      <w:pPr>
        <w:adjustRightInd w:val="0"/>
        <w:snapToGrid w:val="0"/>
        <w:spacing w:beforeLines="0" w:afterLines="0" w:line="360" w:lineRule="auto"/>
        <w:rPr>
          <w:rFonts w:hint="eastAsia"/>
          <w:color w:val="auto"/>
          <w:sz w:val="24"/>
          <w:u w:val="single"/>
        </w:rPr>
      </w:pPr>
      <w:r>
        <w:rPr>
          <w:rFonts w:hint="eastAsia"/>
          <w:color w:val="auto"/>
          <w:sz w:val="24"/>
          <w:u w:val="single"/>
          <w:lang w:eastAsia="zh-CN"/>
        </w:rPr>
        <w:t>4</w:t>
      </w:r>
      <w:r>
        <w:rPr>
          <w:rFonts w:hint="eastAsia"/>
          <w:color w:val="auto"/>
          <w:sz w:val="24"/>
          <w:szCs w:val="24"/>
          <w:u w:val="single"/>
          <w:lang w:val="en-US" w:eastAsia="zh-CN"/>
        </w:rPr>
        <w:t>9</w:t>
      </w:r>
      <w:r>
        <w:rPr>
          <w:rFonts w:hint="eastAsia"/>
          <w:color w:val="auto"/>
          <w:sz w:val="24"/>
          <w:u w:val="single"/>
          <w:lang w:eastAsia="zh-CN"/>
        </w:rPr>
        <w:t xml:space="preserve">-2 夜 内 </w:t>
      </w:r>
      <w:r>
        <w:rPr>
          <w:rFonts w:hint="eastAsia"/>
          <w:color w:val="auto"/>
          <w:sz w:val="24"/>
          <w:u w:val="single"/>
        </w:rPr>
        <w:t>楼府庭院</w:t>
      </w:r>
    </w:p>
    <w:p w14:paraId="71B1D5FC">
      <w:pPr>
        <w:adjustRightInd w:val="0"/>
        <w:snapToGrid w:val="0"/>
        <w:spacing w:beforeLines="0" w:afterLines="0" w:line="360" w:lineRule="auto"/>
        <w:rPr>
          <w:rFonts w:hint="eastAsia" w:eastAsiaTheme="minorEastAsia"/>
          <w:color w:val="auto"/>
          <w:sz w:val="24"/>
          <w:lang w:eastAsia="zh-CN"/>
        </w:rPr>
      </w:pPr>
      <w:r>
        <w:rPr>
          <w:rFonts w:hint="default"/>
          <w:color w:val="auto"/>
          <w:sz w:val="24"/>
          <w:lang w:val="en-US" w:eastAsia="zh-CN"/>
        </w:rPr>
        <w:t>△</w:t>
      </w:r>
      <w:r>
        <w:rPr>
          <w:rFonts w:hint="eastAsia"/>
          <w:color w:val="auto"/>
          <w:sz w:val="24"/>
          <w:lang w:eastAsia="zh-CN"/>
        </w:rPr>
        <w:t>晏氏</w:t>
      </w:r>
      <w:r>
        <w:rPr>
          <w:rFonts w:hint="eastAsia"/>
          <w:color w:val="auto"/>
          <w:sz w:val="24"/>
        </w:rPr>
        <w:t>正君身着素衣，听闻消息时身形微晃，脸色瞬间苍白，额头渗出冷汗</w:t>
      </w:r>
      <w:r>
        <w:rPr>
          <w:rFonts w:hint="eastAsia"/>
          <w:color w:val="auto"/>
          <w:sz w:val="24"/>
          <w:lang w:eastAsia="zh-CN"/>
        </w:rPr>
        <w:t>。</w:t>
      </w:r>
    </w:p>
    <w:p w14:paraId="365074ED">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：无需慌乱，本王会保你们一路平安，无人敢肆意磋磨。</w:t>
      </w:r>
    </w:p>
    <w:p w14:paraId="3BE8416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晏氏</w:t>
      </w:r>
      <w:r>
        <w:rPr>
          <w:rFonts w:hint="eastAsia"/>
          <w:color w:val="auto"/>
          <w:sz w:val="24"/>
        </w:rPr>
        <w:t>正君看着</w:t>
      </w:r>
      <w:r>
        <w:rPr>
          <w:rFonts w:hint="eastAsia"/>
          <w:color w:val="auto"/>
          <w:sz w:val="24"/>
          <w:lang w:eastAsia="zh-CN"/>
        </w:rPr>
        <w:t>凤昭</w:t>
      </w:r>
      <w:r>
        <w:rPr>
          <w:rFonts w:hint="eastAsia"/>
          <w:color w:val="auto"/>
          <w:sz w:val="24"/>
        </w:rPr>
        <w:t>，眼中满是哀戚，猛地屈膝跪地，双手撑地，额头抵地，声音哽咽</w:t>
      </w:r>
    </w:p>
    <w:p w14:paraId="3F3EB5DB">
      <w:pPr>
        <w:adjustRightInd w:val="0"/>
        <w:snapToGrid w:val="0"/>
        <w:spacing w:beforeLines="0" w:afterLines="0" w:line="360" w:lineRule="auto"/>
        <w:rPr>
          <w:rFonts w:hint="eastAsia"/>
          <w:color w:val="auto"/>
          <w:sz w:val="24"/>
        </w:rPr>
      </w:pPr>
      <w:r>
        <w:rPr>
          <w:rFonts w:hint="eastAsia"/>
          <w:color w:val="auto"/>
          <w:sz w:val="24"/>
          <w:lang w:val="en-US" w:eastAsia="zh-CN"/>
        </w:rPr>
        <w:t>晏氏正君</w:t>
      </w:r>
      <w:r>
        <w:rPr>
          <w:rFonts w:hint="eastAsia"/>
          <w:color w:val="auto"/>
          <w:sz w:val="24"/>
        </w:rPr>
        <w:t>：殿下！妻主早有预感此劫难逃，蒙殿下庇佑，我等无怨，可在下有一不情之请！</w:t>
      </w:r>
    </w:p>
    <w:p w14:paraId="3D2AD01B">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（抬手虚扶，语气淡然）：但说无妨。</w:t>
      </w:r>
    </w:p>
    <w:p w14:paraId="3D21232A">
      <w:pPr>
        <w:adjustRightInd w:val="0"/>
        <w:snapToGrid w:val="0"/>
        <w:spacing w:beforeLines="0" w:afterLines="0" w:line="360" w:lineRule="auto"/>
        <w:rPr>
          <w:rFonts w:hint="eastAsia"/>
          <w:color w:val="auto"/>
          <w:sz w:val="24"/>
        </w:rPr>
      </w:pPr>
      <w:r>
        <w:rPr>
          <w:rFonts w:hint="eastAsia"/>
          <w:color w:val="auto"/>
          <w:sz w:val="24"/>
          <w:lang w:eastAsia="zh-CN"/>
        </w:rPr>
        <w:t>晏氏</w:t>
      </w:r>
      <w:r>
        <w:rPr>
          <w:rFonts w:hint="eastAsia"/>
          <w:color w:val="auto"/>
          <w:sz w:val="24"/>
        </w:rPr>
        <w:t>正君：在下有一对双生孩儿，天生异相畏光，若随我们流放，白日赶路必遭世人非议，甚至会被当作妖孽残害！求殿下暂庇佑他们，待我们脱身，必来接回！</w:t>
      </w:r>
    </w:p>
    <w:p w14:paraId="6117E96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闻言挑眉，眼中闪过一丝讶异，随即释然轻笑。</w:t>
      </w:r>
    </w:p>
    <w:p w14:paraId="0863CB3F">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OS：我还以为是何等大事，不过是照料两个孩子罢了。</w:t>
      </w:r>
    </w:p>
    <w:p w14:paraId="046065F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（语气轻松，满不在乎）：准了，本王将他们接入王府悉心照料，押送的千羽卫本王也会打点妥当，你们安心上路，就当是徒步远行。</w:t>
      </w:r>
    </w:p>
    <w:p w14:paraId="1B580C98">
      <w:pPr>
        <w:adjustRightInd w:val="0"/>
        <w:snapToGrid w:val="0"/>
        <w:spacing w:beforeLines="0" w:afterLines="0" w:line="360" w:lineRule="auto"/>
        <w:rPr>
          <w:rFonts w:hint="eastAsia"/>
          <w:color w:val="auto"/>
          <w:sz w:val="24"/>
        </w:rPr>
      </w:pPr>
      <w:r>
        <w:rPr>
          <w:rFonts w:hint="eastAsia"/>
          <w:color w:val="auto"/>
          <w:sz w:val="24"/>
          <w:lang w:eastAsia="zh-CN"/>
        </w:rPr>
        <w:t>晏氏</w:t>
      </w:r>
      <w:r>
        <w:rPr>
          <w:rFonts w:hint="eastAsia"/>
          <w:color w:val="auto"/>
          <w:sz w:val="24"/>
        </w:rPr>
        <w:t>正君一怔：多谢殿下大恩！</w:t>
      </w:r>
      <w:r>
        <w:rPr>
          <w:rFonts w:hint="eastAsia"/>
          <w:color w:val="auto"/>
          <w:sz w:val="24"/>
          <w:lang w:eastAsia="zh-CN"/>
        </w:rPr>
        <w:t>晏氏</w:t>
      </w:r>
      <w:r>
        <w:rPr>
          <w:rFonts w:hint="eastAsia"/>
          <w:color w:val="auto"/>
          <w:sz w:val="24"/>
        </w:rPr>
        <w:t>没齿难忘！</w:t>
      </w:r>
    </w:p>
    <w:p w14:paraId="7EBD3517">
      <w:pPr>
        <w:adjustRightInd w:val="0"/>
        <w:snapToGrid w:val="0"/>
        <w:spacing w:beforeLines="0" w:afterLines="0" w:line="360" w:lineRule="auto"/>
        <w:rPr>
          <w:rFonts w:hint="eastAsia"/>
          <w:color w:val="auto"/>
          <w:sz w:val="24"/>
        </w:rPr>
      </w:pPr>
      <w:r>
        <w:rPr>
          <w:rFonts w:hint="eastAsia"/>
          <w:color w:val="auto"/>
          <w:sz w:val="24"/>
          <w:lang w:eastAsia="zh-CN"/>
        </w:rPr>
        <w:t>晏氏</w:t>
      </w:r>
      <w:r>
        <w:rPr>
          <w:rFonts w:hint="eastAsia"/>
          <w:color w:val="auto"/>
          <w:sz w:val="24"/>
        </w:rPr>
        <w:t>正君（朝着帘内柔声呼唤）：苍雪、藏月，出来吧。</w:t>
      </w:r>
    </w:p>
    <w:p w14:paraId="5788FD2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帷幔猛然掀开，两个十</w:t>
      </w:r>
      <w:r>
        <w:rPr>
          <w:rFonts w:hint="eastAsia"/>
          <w:color w:val="auto"/>
          <w:sz w:val="24"/>
          <w:lang w:val="en-US" w:eastAsia="zh-CN"/>
        </w:rPr>
        <w:t>八</w:t>
      </w:r>
      <w:r>
        <w:rPr>
          <w:rFonts w:hint="eastAsia"/>
          <w:color w:val="auto"/>
          <w:sz w:val="24"/>
        </w:rPr>
        <w:t>岁少年缓步走出，容貌一模一样，却气质迥异</w:t>
      </w:r>
    </w:p>
    <w:p w14:paraId="2088326E">
      <w:pPr>
        <w:adjustRightInd w:val="0"/>
        <w:snapToGrid w:val="0"/>
        <w:spacing w:beforeLines="0" w:afterLines="0" w:line="360" w:lineRule="auto"/>
        <w:rPr>
          <w:rFonts w:hint="eastAsia"/>
          <w:color w:val="auto"/>
          <w:sz w:val="24"/>
        </w:rPr>
      </w:pPr>
      <w:r>
        <w:rPr>
          <w:rFonts w:hint="eastAsia"/>
          <w:color w:val="auto"/>
          <w:sz w:val="24"/>
        </w:rPr>
        <w:t>一人长发及腰，眸色粉润，神色懵懂纯稚，乖巧安静；</w:t>
      </w:r>
    </w:p>
    <w:p w14:paraId="3AA1DB1F">
      <w:pPr>
        <w:adjustRightInd w:val="0"/>
        <w:snapToGrid w:val="0"/>
        <w:spacing w:beforeLines="0" w:afterLines="0" w:line="360" w:lineRule="auto"/>
        <w:rPr>
          <w:rFonts w:hint="eastAsia"/>
          <w:color w:val="auto"/>
          <w:sz w:val="24"/>
        </w:rPr>
      </w:pPr>
      <w:r>
        <w:rPr>
          <w:rFonts w:hint="eastAsia"/>
          <w:color w:val="auto"/>
          <w:sz w:val="24"/>
        </w:rPr>
        <w:t>一人短发利落，碧眸幽深，眼神阴冷锐利，自带疏离感。</w:t>
      </w:r>
    </w:p>
    <w:p w14:paraId="3ED87F53">
      <w:pPr>
        <w:adjustRightInd w:val="0"/>
        <w:snapToGrid w:val="0"/>
        <w:spacing w:beforeLines="0" w:afterLines="0" w:line="360" w:lineRule="auto"/>
        <w:rPr>
          <w:rFonts w:hint="eastAsia"/>
          <w:color w:val="auto"/>
          <w:sz w:val="24"/>
        </w:rPr>
      </w:pPr>
      <w:r>
        <w:rPr>
          <w:rFonts w:hint="eastAsia"/>
          <w:color w:val="auto"/>
          <w:sz w:val="24"/>
          <w:lang w:eastAsia="zh-CN"/>
        </w:rPr>
        <w:t>【结尾卡点】凤昭</w:t>
      </w:r>
      <w:r>
        <w:rPr>
          <w:rFonts w:hint="eastAsia"/>
          <w:color w:val="auto"/>
          <w:sz w:val="24"/>
        </w:rPr>
        <w:t>瞳孔微缩，盯着两人，内心轰然一响。</w:t>
      </w:r>
    </w:p>
    <w:p w14:paraId="4B30A968">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OS（震惊狂喜）：</w:t>
      </w:r>
      <w:r>
        <w:rPr>
          <w:rFonts w:hint="eastAsia"/>
          <w:color w:val="auto"/>
          <w:sz w:val="24"/>
          <w:lang w:eastAsia="zh-CN"/>
        </w:rPr>
        <w:t>白毛，</w:t>
      </w:r>
      <w:r>
        <w:rPr>
          <w:rFonts w:hint="eastAsia"/>
          <w:color w:val="auto"/>
          <w:sz w:val="24"/>
        </w:rPr>
        <w:t>极品白毛</w:t>
      </w:r>
      <w:r>
        <w:rPr>
          <w:rFonts w:hint="eastAsia"/>
          <w:color w:val="auto"/>
          <w:sz w:val="24"/>
          <w:lang w:val="en-US" w:eastAsia="zh-CN"/>
        </w:rPr>
        <w:t>正太</w:t>
      </w:r>
      <w:r>
        <w:rPr>
          <w:rFonts w:hint="eastAsia"/>
          <w:color w:val="auto"/>
          <w:sz w:val="24"/>
        </w:rPr>
        <w:t>！</w:t>
      </w:r>
    </w:p>
    <w:p w14:paraId="7F21306C">
      <w:pPr>
        <w:adjustRightInd w:val="0"/>
        <w:snapToGrid w:val="0"/>
        <w:spacing w:beforeLines="0" w:afterLines="0" w:line="360" w:lineRule="auto"/>
        <w:rPr>
          <w:rFonts w:hint="eastAsia"/>
          <w:color w:val="auto"/>
          <w:sz w:val="24"/>
        </w:rPr>
      </w:pPr>
    </w:p>
    <w:p w14:paraId="0FDD1A2F">
      <w:pPr>
        <w:adjustRightInd w:val="0"/>
        <w:snapToGrid w:val="0"/>
        <w:spacing w:beforeLines="0" w:afterLines="0" w:line="360" w:lineRule="auto"/>
        <w:rPr>
          <w:rFonts w:hint="eastAsia"/>
          <w:color w:val="auto"/>
          <w:sz w:val="24"/>
        </w:rPr>
      </w:pPr>
    </w:p>
    <w:p w14:paraId="0CFE22D5">
      <w:pPr>
        <w:adjustRightInd w:val="0"/>
        <w:snapToGrid w:val="0"/>
        <w:spacing w:beforeLines="0" w:afterLines="0" w:line="360" w:lineRule="auto"/>
        <w:rPr>
          <w:rFonts w:hint="eastAsia"/>
          <w:color w:val="auto"/>
          <w:sz w:val="24"/>
        </w:rPr>
      </w:pPr>
      <w:r>
        <w:rPr>
          <w:rFonts w:hint="eastAsia"/>
          <w:b/>
          <w:bCs/>
          <w:color w:val="auto"/>
          <w:sz w:val="24"/>
          <w:lang w:eastAsia="zh-CN"/>
        </w:rPr>
        <w:t>第</w:t>
      </w:r>
      <w:r>
        <w:rPr>
          <w:rFonts w:hint="eastAsia"/>
          <w:b/>
          <w:bCs/>
          <w:color w:val="auto"/>
          <w:sz w:val="24"/>
          <w:szCs w:val="24"/>
          <w:lang w:val="en-US" w:eastAsia="zh-CN"/>
        </w:rPr>
        <w:t>五</w:t>
      </w:r>
      <w:r>
        <w:rPr>
          <w:rFonts w:hint="eastAsia"/>
          <w:b/>
          <w:bCs/>
          <w:color w:val="auto"/>
          <w:sz w:val="24"/>
          <w:lang w:val="en-US" w:eastAsia="zh-CN"/>
        </w:rPr>
        <w:t>十</w:t>
      </w:r>
      <w:r>
        <w:rPr>
          <w:rFonts w:hint="eastAsia"/>
          <w:b/>
          <w:bCs/>
          <w:color w:val="auto"/>
          <w:sz w:val="24"/>
          <w:lang w:eastAsia="zh-CN"/>
        </w:rPr>
        <w:t xml:space="preserve">集 </w:t>
      </w:r>
      <w:r>
        <w:rPr>
          <w:rFonts w:hint="eastAsia"/>
          <w:color w:val="auto"/>
          <w:sz w:val="24"/>
        </w:rPr>
        <w:t>双生之谜</w:t>
      </w:r>
      <w:r>
        <w:rPr>
          <w:rFonts w:hint="eastAsia"/>
          <w:color w:val="auto"/>
          <w:sz w:val="24"/>
          <w:lang w:eastAsia="zh-CN"/>
        </w:rPr>
        <w:t xml:space="preserve"> </w:t>
      </w:r>
      <w:r>
        <w:rPr>
          <w:rFonts w:hint="eastAsia"/>
          <w:color w:val="auto"/>
          <w:sz w:val="24"/>
        </w:rPr>
        <w:t>异类交心</w:t>
      </w:r>
    </w:p>
    <w:p w14:paraId="409A35B9">
      <w:pPr>
        <w:adjustRightInd w:val="0"/>
        <w:snapToGrid w:val="0"/>
        <w:spacing w:beforeLines="0" w:afterLines="0" w:line="360" w:lineRule="auto"/>
        <w:rPr>
          <w:rFonts w:hint="eastAsia"/>
          <w:color w:val="auto"/>
          <w:sz w:val="24"/>
          <w:u w:val="single"/>
        </w:rPr>
      </w:pPr>
      <w:r>
        <w:rPr>
          <w:rFonts w:hint="eastAsia"/>
          <w:color w:val="auto"/>
          <w:sz w:val="24"/>
          <w:szCs w:val="24"/>
          <w:u w:val="single"/>
          <w:lang w:val="en-US" w:eastAsia="zh-CN"/>
        </w:rPr>
        <w:t>50</w:t>
      </w:r>
      <w:r>
        <w:rPr>
          <w:rFonts w:hint="eastAsia"/>
          <w:color w:val="auto"/>
          <w:sz w:val="24"/>
          <w:u w:val="single"/>
          <w:lang w:eastAsia="zh-CN"/>
        </w:rPr>
        <w:t xml:space="preserve">-1夜 内 </w:t>
      </w:r>
      <w:r>
        <w:rPr>
          <w:rFonts w:hint="eastAsia"/>
          <w:color w:val="auto"/>
          <w:sz w:val="24"/>
          <w:u w:val="single"/>
        </w:rPr>
        <w:t>楼府暗院</w:t>
      </w:r>
    </w:p>
    <w:p w14:paraId="15E00C9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晏氏</w:t>
      </w:r>
      <w:r>
        <w:rPr>
          <w:rFonts w:hint="eastAsia"/>
          <w:color w:val="auto"/>
          <w:sz w:val="24"/>
        </w:rPr>
        <w:t>正君紧张注视</w:t>
      </w:r>
      <w:r>
        <w:rPr>
          <w:rFonts w:hint="eastAsia"/>
          <w:color w:val="auto"/>
          <w:sz w:val="24"/>
          <w:lang w:eastAsia="zh-CN"/>
        </w:rPr>
        <w:t>凤昭</w:t>
      </w:r>
      <w:r>
        <w:rPr>
          <w:rFonts w:hint="eastAsia"/>
          <w:color w:val="auto"/>
          <w:sz w:val="24"/>
        </w:rPr>
        <w:t>，见她神色平静，悬着的心骤然落地，眼角微红，语气哽咽。</w:t>
      </w:r>
    </w:p>
    <w:p w14:paraId="3484BE37">
      <w:pPr>
        <w:adjustRightInd w:val="0"/>
        <w:snapToGrid w:val="0"/>
        <w:spacing w:beforeLines="0" w:afterLines="0" w:line="360" w:lineRule="auto"/>
        <w:rPr>
          <w:rFonts w:hint="eastAsia"/>
          <w:color w:val="auto"/>
          <w:sz w:val="24"/>
        </w:rPr>
      </w:pPr>
      <w:r>
        <w:rPr>
          <w:rFonts w:hint="eastAsia"/>
          <w:color w:val="auto"/>
          <w:sz w:val="24"/>
          <w:lang w:eastAsia="zh-CN"/>
        </w:rPr>
        <w:t>晏氏</w:t>
      </w:r>
      <w:r>
        <w:rPr>
          <w:rFonts w:hint="eastAsia"/>
          <w:color w:val="auto"/>
          <w:sz w:val="24"/>
        </w:rPr>
        <w:t>正君：他们虽年幼，却极懂事，定不会给殿下添麻烦……快，拜见殿下。</w:t>
      </w:r>
    </w:p>
    <w:p w14:paraId="3409CA8F">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双子齐齐躬身，动作整齐划一，行礼如仪。</w:t>
      </w:r>
    </w:p>
    <w:p w14:paraId="52C28E84">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长发粉眸的</w:t>
      </w:r>
      <w:r>
        <w:rPr>
          <w:rFonts w:hint="eastAsia"/>
          <w:color w:val="auto"/>
          <w:sz w:val="24"/>
          <w:lang w:eastAsia="zh-CN"/>
        </w:rPr>
        <w:t>晏清和</w:t>
      </w:r>
      <w:r>
        <w:rPr>
          <w:rFonts w:hint="eastAsia"/>
          <w:color w:val="auto"/>
          <w:sz w:val="24"/>
        </w:rPr>
        <w:t>歪头凝视</w:t>
      </w:r>
      <w:r>
        <w:rPr>
          <w:rFonts w:hint="eastAsia"/>
          <w:color w:val="auto"/>
          <w:sz w:val="24"/>
          <w:lang w:eastAsia="zh-CN"/>
        </w:rPr>
        <w:t>凤昭</w:t>
      </w:r>
      <w:r>
        <w:rPr>
          <w:rFonts w:hint="eastAsia"/>
          <w:color w:val="auto"/>
          <w:sz w:val="24"/>
        </w:rPr>
        <w:t>，在父亲鼓励目光下抿唇，神色纯稚认真。</w:t>
      </w:r>
    </w:p>
    <w:p w14:paraId="58273558">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（声线生涩，语气笃定）：禀殿下，我叫</w:t>
      </w:r>
      <w:r>
        <w:rPr>
          <w:rFonts w:hint="eastAsia"/>
          <w:color w:val="auto"/>
          <w:sz w:val="24"/>
          <w:lang w:eastAsia="zh-CN"/>
        </w:rPr>
        <w:t>晏清和</w:t>
      </w:r>
      <w:r>
        <w:rPr>
          <w:rFonts w:hint="eastAsia"/>
          <w:color w:val="auto"/>
          <w:sz w:val="24"/>
        </w:rPr>
        <w:t>，是哥哥。</w:t>
      </w:r>
    </w:p>
    <w:p w14:paraId="47A3332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晏氏</w:t>
      </w:r>
      <w:r>
        <w:rPr>
          <w:rFonts w:hint="eastAsia"/>
          <w:color w:val="auto"/>
          <w:sz w:val="24"/>
        </w:rPr>
        <w:t>正君眼神殷切催促，转向短发碧眸的</w:t>
      </w:r>
      <w:r>
        <w:rPr>
          <w:rFonts w:hint="eastAsia"/>
          <w:color w:val="auto"/>
          <w:sz w:val="24"/>
          <w:lang w:eastAsia="zh-CN"/>
        </w:rPr>
        <w:t>晏惊弦</w:t>
      </w:r>
      <w:r>
        <w:rPr>
          <w:rFonts w:hint="eastAsia"/>
          <w:color w:val="auto"/>
          <w:sz w:val="24"/>
        </w:rPr>
        <w:t>。</w:t>
      </w:r>
    </w:p>
    <w:p w14:paraId="6C689D1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晏惊弦</w:t>
      </w:r>
      <w:r>
        <w:rPr>
          <w:rFonts w:hint="eastAsia"/>
          <w:color w:val="auto"/>
          <w:sz w:val="24"/>
        </w:rPr>
        <w:t>面无表情，如精致瓷偶，冷眼旁观，周身散发拒人千里的冷漠。</w:t>
      </w:r>
    </w:p>
    <w:p w14:paraId="1001F00E">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（自然抬手，肘击弟弟侧腹）：你乖一点。</w:t>
      </w:r>
    </w:p>
    <w:p w14:paraId="4A10A10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晏惊弦</w:t>
      </w:r>
      <w:r>
        <w:rPr>
          <w:rFonts w:hint="eastAsia"/>
          <w:color w:val="auto"/>
          <w:sz w:val="24"/>
        </w:rPr>
        <w:t>闷哼一声，揉着侧腹，极不情愿看向</w:t>
      </w:r>
      <w:r>
        <w:rPr>
          <w:rFonts w:hint="eastAsia"/>
          <w:color w:val="auto"/>
          <w:sz w:val="24"/>
          <w:lang w:eastAsia="zh-CN"/>
        </w:rPr>
        <w:t>凤昭</w:t>
      </w:r>
      <w:r>
        <w:rPr>
          <w:rFonts w:hint="eastAsia"/>
          <w:color w:val="auto"/>
          <w:sz w:val="24"/>
        </w:rPr>
        <w:t>，声音冷淡。</w:t>
      </w:r>
    </w:p>
    <w:p w14:paraId="71A34E1E">
      <w:pPr>
        <w:adjustRightInd w:val="0"/>
        <w:snapToGrid w:val="0"/>
        <w:spacing w:beforeLines="0" w:afterLines="0" w:line="360" w:lineRule="auto"/>
        <w:rPr>
          <w:rFonts w:hint="eastAsia"/>
          <w:color w:val="auto"/>
          <w:sz w:val="24"/>
        </w:rPr>
      </w:pPr>
      <w:r>
        <w:rPr>
          <w:rFonts w:hint="eastAsia"/>
          <w:color w:val="auto"/>
          <w:sz w:val="24"/>
          <w:lang w:eastAsia="zh-CN"/>
        </w:rPr>
        <w:t>晏惊弦</w:t>
      </w:r>
      <w:r>
        <w:rPr>
          <w:rFonts w:hint="eastAsia"/>
          <w:color w:val="auto"/>
          <w:sz w:val="24"/>
        </w:rPr>
        <w:t>（惜字如金，语气生硬）：……</w:t>
      </w:r>
      <w:r>
        <w:rPr>
          <w:rFonts w:hint="eastAsia"/>
          <w:color w:val="auto"/>
          <w:sz w:val="24"/>
          <w:lang w:eastAsia="zh-CN"/>
        </w:rPr>
        <w:t>晏惊弦</w:t>
      </w:r>
      <w:r>
        <w:rPr>
          <w:rFonts w:hint="eastAsia"/>
          <w:color w:val="auto"/>
          <w:sz w:val="24"/>
        </w:rPr>
        <w:t>。</w:t>
      </w:r>
    </w:p>
    <w:p w14:paraId="0CD753EB">
      <w:pPr>
        <w:adjustRightInd w:val="0"/>
        <w:snapToGrid w:val="0"/>
        <w:spacing w:beforeLines="0" w:afterLines="0" w:line="360" w:lineRule="auto"/>
        <w:rPr>
          <w:rFonts w:hint="eastAsia"/>
          <w:color w:val="auto"/>
          <w:sz w:val="24"/>
        </w:rPr>
      </w:pPr>
      <w:r>
        <w:rPr>
          <w:rFonts w:hint="eastAsia"/>
          <w:color w:val="auto"/>
          <w:sz w:val="24"/>
          <w:lang w:eastAsia="zh-CN"/>
        </w:rPr>
        <w:t>月弦附身靠近凤昭：殿下，千羽卫将至。</w:t>
      </w:r>
    </w:p>
    <w:p w14:paraId="059917B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晏氏</w:t>
      </w:r>
      <w:r>
        <w:rPr>
          <w:rFonts w:hint="eastAsia"/>
          <w:color w:val="auto"/>
          <w:sz w:val="24"/>
        </w:rPr>
        <w:t>正君将双子牵至</w:t>
      </w:r>
      <w:r>
        <w:rPr>
          <w:rFonts w:hint="eastAsia"/>
          <w:color w:val="auto"/>
          <w:sz w:val="24"/>
          <w:lang w:eastAsia="zh-CN"/>
        </w:rPr>
        <w:t>凤昭</w:t>
      </w:r>
      <w:r>
        <w:rPr>
          <w:rFonts w:hint="eastAsia"/>
          <w:color w:val="auto"/>
          <w:sz w:val="24"/>
        </w:rPr>
        <w:t>面前，深深一拜。</w:t>
      </w:r>
    </w:p>
    <w:p w14:paraId="74FE0C84">
      <w:pPr>
        <w:adjustRightInd w:val="0"/>
        <w:snapToGrid w:val="0"/>
        <w:spacing w:beforeLines="0" w:afterLines="0" w:line="360" w:lineRule="auto"/>
        <w:rPr>
          <w:rFonts w:hint="eastAsia"/>
          <w:color w:val="auto"/>
          <w:sz w:val="24"/>
        </w:rPr>
      </w:pPr>
      <w:r>
        <w:rPr>
          <w:rFonts w:hint="eastAsia"/>
          <w:color w:val="auto"/>
          <w:sz w:val="24"/>
          <w:lang w:eastAsia="zh-CN"/>
        </w:rPr>
        <w:t>晏氏</w:t>
      </w:r>
      <w:r>
        <w:rPr>
          <w:rFonts w:hint="eastAsia"/>
          <w:color w:val="auto"/>
          <w:sz w:val="24"/>
        </w:rPr>
        <w:t>正君（郑重行礼，满怀托付）：劳烦殿下，大恩不言谢。</w:t>
      </w:r>
    </w:p>
    <w:p w14:paraId="59A5A39B">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微笑应下，转身离去。</w:t>
      </w:r>
    </w:p>
    <w:p w14:paraId="676A7FE7">
      <w:pPr>
        <w:adjustRightInd w:val="0"/>
        <w:snapToGrid w:val="0"/>
        <w:spacing w:beforeLines="0" w:afterLines="0" w:line="360" w:lineRule="auto"/>
        <w:rPr>
          <w:rFonts w:hint="eastAsia"/>
          <w:color w:val="auto"/>
          <w:sz w:val="24"/>
        </w:rPr>
      </w:pPr>
      <w:r>
        <w:rPr>
          <w:rFonts w:hint="eastAsia"/>
          <w:color w:val="auto"/>
          <w:sz w:val="24"/>
        </w:rPr>
        <w:t>暗卫护送双子，四人亦步亦趋跟在身后，月光下身影修长。</w:t>
      </w:r>
    </w:p>
    <w:p w14:paraId="162813FC">
      <w:pPr>
        <w:adjustRightInd w:val="0"/>
        <w:snapToGrid w:val="0"/>
        <w:spacing w:beforeLines="0" w:afterLines="0" w:line="360" w:lineRule="auto"/>
        <w:rPr>
          <w:rFonts w:hint="eastAsia"/>
          <w:color w:val="auto"/>
          <w:sz w:val="24"/>
        </w:rPr>
      </w:pPr>
    </w:p>
    <w:p w14:paraId="1CA366FC">
      <w:pPr>
        <w:adjustRightInd w:val="0"/>
        <w:snapToGrid w:val="0"/>
        <w:spacing w:beforeLines="0" w:afterLines="0" w:line="360" w:lineRule="auto"/>
        <w:rPr>
          <w:rFonts w:hint="eastAsia"/>
          <w:color w:val="auto"/>
          <w:sz w:val="24"/>
          <w:u w:val="single"/>
          <w:lang w:eastAsia="zh-CN"/>
        </w:rPr>
      </w:pPr>
      <w:r>
        <w:rPr>
          <w:rFonts w:hint="eastAsia"/>
          <w:color w:val="auto"/>
          <w:sz w:val="24"/>
          <w:szCs w:val="24"/>
          <w:u w:val="single"/>
          <w:lang w:val="en-US" w:eastAsia="zh-CN"/>
        </w:rPr>
        <w:t>50</w:t>
      </w:r>
      <w:r>
        <w:rPr>
          <w:rFonts w:hint="eastAsia"/>
          <w:color w:val="auto"/>
          <w:sz w:val="24"/>
          <w:u w:val="single"/>
          <w:lang w:eastAsia="zh-CN"/>
        </w:rPr>
        <w:t>-2 夜 内 宸王府别院</w:t>
      </w:r>
    </w:p>
    <w:p w14:paraId="5922E2B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竹影婆娑，微风轻响，竹林小筑清幽雅致，灯火初亮。</w:t>
      </w:r>
    </w:p>
    <w:p w14:paraId="4066C96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晏清和</w:t>
      </w:r>
      <w:r>
        <w:rPr>
          <w:rFonts w:hint="eastAsia"/>
          <w:color w:val="auto"/>
          <w:sz w:val="24"/>
        </w:rPr>
        <w:t>悠然打量四周，好奇张望；</w:t>
      </w:r>
      <w:r>
        <w:rPr>
          <w:rFonts w:hint="eastAsia"/>
          <w:color w:val="auto"/>
          <w:sz w:val="24"/>
          <w:lang w:eastAsia="zh-CN"/>
        </w:rPr>
        <w:t>晏惊弦</w:t>
      </w:r>
      <w:r>
        <w:rPr>
          <w:rFonts w:hint="eastAsia"/>
          <w:color w:val="auto"/>
          <w:sz w:val="24"/>
        </w:rPr>
        <w:t>冷然警惕，眸光扫过各处。</w:t>
      </w:r>
    </w:p>
    <w:p w14:paraId="3E22F08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晏清和</w:t>
      </w:r>
      <w:r>
        <w:rPr>
          <w:rFonts w:hint="eastAsia"/>
          <w:color w:val="auto"/>
          <w:sz w:val="24"/>
        </w:rPr>
        <w:t>忽然凑近</w:t>
      </w:r>
      <w:r>
        <w:rPr>
          <w:rFonts w:hint="eastAsia"/>
          <w:color w:val="auto"/>
          <w:sz w:val="24"/>
          <w:lang w:eastAsia="zh-CN"/>
        </w:rPr>
        <w:t>凤昭</w:t>
      </w:r>
      <w:r>
        <w:rPr>
          <w:rFonts w:hint="eastAsia"/>
          <w:color w:val="auto"/>
          <w:sz w:val="24"/>
        </w:rPr>
        <w:t>，赤裸打量，直白开口。</w:t>
      </w:r>
    </w:p>
    <w:p w14:paraId="7A788C66">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（眼神纯稚，语气认真）：在怪人里面，你很漂亮。</w:t>
      </w:r>
    </w:p>
    <w:p w14:paraId="30BAB066">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一愣，挑眉（饶有兴致，语气调侃）：谁是怪人？</w:t>
      </w:r>
    </w:p>
    <w:p w14:paraId="22C91125">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（理所当然，语气坦然）：其他人毛发眼睛都黑，很怪，脏脏的。你黑得干净，好看。</w:t>
      </w:r>
    </w:p>
    <w:p w14:paraId="4A43BFE6">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他指尖轻挑自己银丝长发，笑容纯净，毫无尊卑之分。</w:t>
      </w:r>
    </w:p>
    <w:p w14:paraId="39903DAA">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心中失笑</w:t>
      </w:r>
      <w:r>
        <w:rPr>
          <w:rFonts w:hint="eastAsia"/>
          <w:color w:val="auto"/>
          <w:sz w:val="24"/>
          <w:lang w:eastAsia="zh-CN"/>
        </w:rPr>
        <w:t>os：</w:t>
      </w:r>
      <w:r>
        <w:rPr>
          <w:rFonts w:hint="eastAsia"/>
          <w:color w:val="auto"/>
          <w:sz w:val="24"/>
        </w:rPr>
        <w:t>这孩子</w:t>
      </w:r>
      <w:r>
        <w:rPr>
          <w:rFonts w:hint="eastAsia"/>
          <w:color w:val="auto"/>
          <w:sz w:val="24"/>
          <w:lang w:eastAsia="zh-CN"/>
        </w:rPr>
        <w:t>倒是</w:t>
      </w:r>
      <w:r>
        <w:rPr>
          <w:rFonts w:hint="eastAsia"/>
          <w:color w:val="auto"/>
          <w:sz w:val="24"/>
        </w:rPr>
        <w:t>绝不内耗。</w:t>
      </w:r>
    </w:p>
    <w:p w14:paraId="3857F239">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（直白坦诚，语气热烈）：我喜欢你。</w:t>
      </w:r>
    </w:p>
    <w:p w14:paraId="58715A41">
      <w:pPr>
        <w:adjustRightInd w:val="0"/>
        <w:snapToGrid w:val="0"/>
        <w:spacing w:beforeLines="0" w:afterLines="0" w:line="360" w:lineRule="auto"/>
        <w:rPr>
          <w:rFonts w:hint="eastAsia"/>
          <w:color w:val="auto"/>
          <w:sz w:val="24"/>
        </w:rPr>
      </w:pPr>
      <w:r>
        <w:rPr>
          <w:rFonts w:hint="eastAsia"/>
          <w:color w:val="auto"/>
          <w:sz w:val="24"/>
        </w:rPr>
        <w:t>叮——系统清脆提示音</w:t>
      </w:r>
    </w:p>
    <w:p w14:paraId="39484BDE">
      <w:pPr>
        <w:bidi w:val="0"/>
        <w:adjustRightInd w:val="0"/>
        <w:snapToGrid w:val="0"/>
        <w:spacing w:beforeLines="0" w:afterLines="0" w:line="360" w:lineRule="auto"/>
        <w:jc w:val="left"/>
        <w:rPr>
          <w:rFonts w:hint="eastAsia"/>
          <w:color w:val="auto"/>
          <w:sz w:val="24"/>
        </w:rPr>
      </w:pPr>
      <w:r>
        <w:rPr>
          <w:rFonts w:hint="eastAsia"/>
          <w:color w:val="auto"/>
          <w:sz w:val="24"/>
        </w:rPr>
        <w:t>系统音：【</w:t>
      </w:r>
      <w:r>
        <w:rPr>
          <w:rFonts w:hint="eastAsia"/>
          <w:color w:val="auto"/>
          <w:sz w:val="24"/>
          <w:lang w:val="en-US" w:eastAsia="zh-CN"/>
        </w:rPr>
        <w:t>晏氏双子</w:t>
      </w:r>
      <w:r>
        <w:rPr>
          <w:rFonts w:hint="eastAsia"/>
          <w:color w:val="auto"/>
          <w:sz w:val="24"/>
        </w:rPr>
        <w:t>达成“</w:t>
      </w:r>
      <w:r>
        <w:rPr>
          <w:rFonts w:hint="eastAsia"/>
          <w:color w:val="auto"/>
          <w:sz w:val="24"/>
          <w:lang w:val="en-US" w:eastAsia="zh-CN"/>
        </w:rPr>
        <w:t>一见倾心</w:t>
      </w:r>
      <w:r>
        <w:rPr>
          <w:rFonts w:hint="eastAsia"/>
          <w:color w:val="auto"/>
          <w:sz w:val="24"/>
        </w:rPr>
        <w:t>”成就！解锁</w:t>
      </w:r>
      <w:r>
        <w:rPr>
          <w:rFonts w:hint="eastAsia"/>
          <w:color w:val="auto"/>
          <w:sz w:val="24"/>
          <w:lang w:val="en-US" w:eastAsia="zh-CN"/>
        </w:rPr>
        <w:t>两周</w:t>
      </w:r>
      <w:r>
        <w:rPr>
          <w:rFonts w:hint="eastAsia"/>
          <w:color w:val="auto"/>
          <w:sz w:val="24"/>
        </w:rPr>
        <w:t>寿元！】</w:t>
      </w:r>
    </w:p>
    <w:p w14:paraId="1CD2C306">
      <w:pPr>
        <w:adjustRightInd w:val="0"/>
        <w:snapToGrid w:val="0"/>
        <w:spacing w:beforeLines="0" w:afterLines="0" w:line="360" w:lineRule="auto"/>
        <w:rPr>
          <w:rFonts w:hint="eastAsia"/>
          <w:color w:val="auto"/>
          <w:sz w:val="24"/>
        </w:rPr>
      </w:pPr>
    </w:p>
    <w:p w14:paraId="11A01E59">
      <w:pPr>
        <w:adjustRightInd w:val="0"/>
        <w:snapToGrid w:val="0"/>
        <w:spacing w:beforeLines="0" w:afterLines="0" w:line="360" w:lineRule="auto"/>
        <w:rPr>
          <w:rFonts w:hint="eastAsia"/>
          <w:color w:val="auto"/>
          <w:sz w:val="24"/>
        </w:rPr>
      </w:pPr>
    </w:p>
    <w:p w14:paraId="65942BB7">
      <w:pPr>
        <w:adjustRightInd w:val="0"/>
        <w:snapToGrid w:val="0"/>
        <w:spacing w:beforeLines="0" w:afterLines="0" w:line="360" w:lineRule="auto"/>
        <w:rPr>
          <w:rFonts w:hint="eastAsia"/>
          <w:color w:val="auto"/>
          <w:sz w:val="24"/>
        </w:rPr>
      </w:pPr>
    </w:p>
    <w:p w14:paraId="496534F7">
      <w:pPr>
        <w:adjustRightInd w:val="0"/>
        <w:snapToGrid w:val="0"/>
        <w:spacing w:beforeLines="0" w:afterLines="0" w:line="360" w:lineRule="auto"/>
        <w:rPr>
          <w:rFonts w:hint="default"/>
          <w:color w:val="auto"/>
          <w:sz w:val="24"/>
          <w:lang w:val="en-US" w:eastAsia="zh-CN"/>
        </w:rPr>
      </w:pPr>
      <w:r>
        <w:rPr>
          <w:rFonts w:hint="eastAsia"/>
          <w:b/>
          <w:bCs/>
          <w:color w:val="auto"/>
          <w:sz w:val="24"/>
          <w:lang w:eastAsia="zh-CN"/>
        </w:rPr>
        <w:t>第</w:t>
      </w:r>
      <w:r>
        <w:rPr>
          <w:rFonts w:hint="eastAsia"/>
          <w:b/>
          <w:bCs/>
          <w:color w:val="auto"/>
          <w:sz w:val="24"/>
          <w:szCs w:val="24"/>
          <w:lang w:val="en-US" w:eastAsia="zh-CN"/>
        </w:rPr>
        <w:t>五十一</w:t>
      </w:r>
      <w:r>
        <w:rPr>
          <w:rFonts w:hint="eastAsia"/>
          <w:b/>
          <w:bCs/>
          <w:color w:val="auto"/>
          <w:sz w:val="24"/>
          <w:lang w:eastAsia="zh-CN"/>
        </w:rPr>
        <w:t>集</w:t>
      </w:r>
      <w:r>
        <w:rPr>
          <w:rFonts w:hint="eastAsia"/>
          <w:b/>
          <w:bCs/>
          <w:color w:val="auto"/>
          <w:sz w:val="24"/>
          <w:lang w:val="en-US" w:eastAsia="zh-CN"/>
        </w:rPr>
        <w:t xml:space="preserve"> </w:t>
      </w:r>
      <w:r>
        <w:rPr>
          <w:rFonts w:hint="eastAsia"/>
          <w:color w:val="auto"/>
          <w:sz w:val="24"/>
          <w:lang w:val="en-US" w:eastAsia="zh-CN"/>
        </w:rPr>
        <w:t>正太表白 双子嫌弃</w:t>
      </w:r>
    </w:p>
    <w:p w14:paraId="22761722">
      <w:pPr>
        <w:adjustRightInd w:val="0"/>
        <w:snapToGrid w:val="0"/>
        <w:spacing w:beforeLines="0" w:afterLines="0" w:line="360" w:lineRule="auto"/>
        <w:rPr>
          <w:rFonts w:hint="eastAsia"/>
          <w:color w:val="auto"/>
          <w:sz w:val="24"/>
          <w:u w:val="single"/>
          <w:lang w:eastAsia="zh-CN"/>
        </w:rPr>
      </w:pPr>
      <w:r>
        <w:rPr>
          <w:rFonts w:hint="eastAsia"/>
          <w:color w:val="auto"/>
          <w:sz w:val="24"/>
          <w:szCs w:val="24"/>
          <w:u w:val="single"/>
          <w:lang w:val="en-US" w:eastAsia="zh-CN"/>
        </w:rPr>
        <w:t>51</w:t>
      </w:r>
      <w:r>
        <w:rPr>
          <w:rFonts w:hint="eastAsia"/>
          <w:color w:val="auto"/>
          <w:sz w:val="24"/>
          <w:u w:val="single"/>
          <w:lang w:eastAsia="zh-CN"/>
        </w:rPr>
        <w:t>-1 夜 内 宸王府</w:t>
      </w:r>
    </w:p>
    <w:p w14:paraId="3FA99E79">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坦然回应，眉眼带笑（语气轻松，笑意盈盈）：你很有眼光。</w:t>
      </w:r>
    </w:p>
    <w:p w14:paraId="54934E6B">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眸色微亮，露出不易察觉的愉悦。</w:t>
      </w:r>
    </w:p>
    <w:p w14:paraId="73CA252A">
      <w:pPr>
        <w:adjustRightInd w:val="0"/>
        <w:snapToGrid w:val="0"/>
        <w:spacing w:beforeLines="0" w:afterLines="0" w:line="360" w:lineRule="auto"/>
        <w:rPr>
          <w:rFonts w:hint="eastAsia"/>
          <w:color w:val="auto"/>
          <w:sz w:val="24"/>
        </w:rPr>
      </w:pPr>
      <w:r>
        <w:rPr>
          <w:rFonts w:hint="eastAsia"/>
          <w:color w:val="auto"/>
          <w:sz w:val="24"/>
          <w:lang w:eastAsia="zh-CN"/>
        </w:rPr>
        <w:t>晏惊弦</w:t>
      </w:r>
      <w:r>
        <w:rPr>
          <w:rFonts w:hint="eastAsia"/>
          <w:color w:val="auto"/>
          <w:sz w:val="24"/>
        </w:rPr>
        <w:t>（声音清冷，语气嘲讽）：别人是别人，家人是家人。朋友是同类，我们绝不可能拥有。</w:t>
      </w:r>
    </w:p>
    <w:p w14:paraId="4A0B180E">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（无奈摇头，语气宠溺）：弟弟又说傻话，这是庸人自扰。</w:t>
      </w:r>
    </w:p>
    <w:p w14:paraId="7B9CED9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晏清和</w:t>
      </w:r>
      <w:r>
        <w:rPr>
          <w:rFonts w:hint="eastAsia"/>
          <w:color w:val="auto"/>
          <w:sz w:val="24"/>
        </w:rPr>
        <w:t>凑近</w:t>
      </w:r>
      <w:r>
        <w:rPr>
          <w:rFonts w:hint="eastAsia"/>
          <w:color w:val="auto"/>
          <w:sz w:val="24"/>
          <w:lang w:eastAsia="zh-CN"/>
        </w:rPr>
        <w:t>凤昭</w:t>
      </w:r>
      <w:r>
        <w:rPr>
          <w:rFonts w:hint="eastAsia"/>
          <w:color w:val="auto"/>
          <w:sz w:val="24"/>
        </w:rPr>
        <w:t>，牵住衣袖，转头对</w:t>
      </w:r>
      <w:r>
        <w:rPr>
          <w:rFonts w:hint="eastAsia"/>
          <w:color w:val="auto"/>
          <w:sz w:val="24"/>
          <w:lang w:eastAsia="zh-CN"/>
        </w:rPr>
        <w:t>晏惊弦</w:t>
      </w:r>
      <w:r>
        <w:rPr>
          <w:rFonts w:hint="eastAsia"/>
          <w:color w:val="auto"/>
          <w:sz w:val="24"/>
        </w:rPr>
        <w:t>振振有词。</w:t>
      </w:r>
    </w:p>
    <w:p w14:paraId="03B7D139">
      <w:pPr>
        <w:adjustRightInd w:val="0"/>
        <w:snapToGrid w:val="0"/>
        <w:spacing w:beforeLines="0" w:afterLines="0" w:line="360" w:lineRule="auto"/>
        <w:rPr>
          <w:rFonts w:hint="eastAsia"/>
          <w:color w:val="auto"/>
          <w:sz w:val="24"/>
          <w:lang w:val="en-US" w:eastAsia="zh-CN"/>
        </w:rPr>
      </w:pPr>
      <w:r>
        <w:rPr>
          <w:rFonts w:hint="eastAsia"/>
          <w:color w:val="auto"/>
          <w:sz w:val="24"/>
          <w:lang w:eastAsia="zh-CN"/>
        </w:rPr>
        <w:t>晏清和</w:t>
      </w:r>
      <w:r>
        <w:rPr>
          <w:rFonts w:hint="eastAsia"/>
          <w:color w:val="auto"/>
          <w:sz w:val="24"/>
        </w:rPr>
        <w:t>（逻辑清晰，语气笃定）：我喜欢殿下，殿下就是同类，也是朋友，对不对？</w:t>
      </w:r>
      <w:r>
        <w:rPr>
          <w:rFonts w:hint="eastAsia"/>
          <w:color w:val="auto"/>
          <w:sz w:val="24"/>
          <w:lang w:val="en-US" w:eastAsia="zh-CN"/>
        </w:rPr>
        <w:t>我们一体双生，难道你不喜欢殿下吗？！</w:t>
      </w:r>
    </w:p>
    <w:p w14:paraId="38EAAD2A">
      <w:pPr>
        <w:adjustRightInd w:val="0"/>
        <w:snapToGrid w:val="0"/>
        <w:spacing w:beforeLines="0" w:afterLines="0" w:line="360" w:lineRule="auto"/>
        <w:rPr>
          <w:rFonts w:hint="eastAsia"/>
          <w:color w:val="auto"/>
          <w:sz w:val="24"/>
          <w:lang w:val="en-US" w:eastAsia="zh-CN"/>
        </w:rPr>
      </w:pPr>
      <w:r>
        <w:rPr>
          <w:rFonts w:hint="eastAsia"/>
          <w:color w:val="auto"/>
          <w:sz w:val="24"/>
          <w:lang w:val="en-US" w:eastAsia="zh-CN"/>
        </w:rPr>
        <w:t>凤昭略微挑眉看向晏惊弦：哦？你不喜欢我啊~</w:t>
      </w:r>
    </w:p>
    <w:p w14:paraId="6905FC85">
      <w:pPr>
        <w:adjustRightInd w:val="0"/>
        <w:snapToGrid w:val="0"/>
        <w:spacing w:beforeLines="0" w:afterLines="0" w:line="360" w:lineRule="auto"/>
        <w:rPr>
          <w:rFonts w:hint="default"/>
          <w:color w:val="auto"/>
          <w:sz w:val="24"/>
          <w:lang w:val="en-US" w:eastAsia="zh-CN"/>
        </w:rPr>
      </w:pPr>
      <w:r>
        <w:rPr>
          <w:rFonts w:hint="default"/>
          <w:color w:val="auto"/>
          <w:sz w:val="24"/>
          <w:lang w:val="en-US" w:eastAsia="zh-CN"/>
        </w:rPr>
        <w:t>△</w:t>
      </w:r>
      <w:r>
        <w:rPr>
          <w:rFonts w:hint="eastAsia"/>
          <w:color w:val="auto"/>
          <w:sz w:val="24"/>
          <w:lang w:eastAsia="zh-CN"/>
        </w:rPr>
        <w:t>晏惊弦</w:t>
      </w:r>
      <w:r>
        <w:rPr>
          <w:rFonts w:hint="eastAsia"/>
          <w:color w:val="auto"/>
          <w:sz w:val="24"/>
        </w:rPr>
        <w:t>脸色阴沉，无言反驳。</w:t>
      </w:r>
    </w:p>
    <w:p w14:paraId="3C447794">
      <w:pPr>
        <w:adjustRightInd w:val="0"/>
        <w:snapToGrid w:val="0"/>
        <w:spacing w:beforeLines="0" w:afterLines="0" w:line="360" w:lineRule="auto"/>
        <w:rPr>
          <w:rFonts w:hint="eastAsia"/>
          <w:color w:val="auto"/>
          <w:sz w:val="24"/>
          <w:lang w:eastAsia="zh-CN"/>
        </w:rPr>
      </w:pPr>
      <w:r>
        <w:rPr>
          <w:rFonts w:hint="eastAsia"/>
          <w:color w:val="auto"/>
          <w:sz w:val="24"/>
          <w:lang w:eastAsia="zh-CN"/>
        </w:rPr>
        <w:t>就在此刻月弦拱手：殿下，洛氏到访</w:t>
      </w:r>
    </w:p>
    <w:p w14:paraId="58E257A1">
      <w:pPr>
        <w:adjustRightInd w:val="0"/>
        <w:snapToGrid w:val="0"/>
        <w:spacing w:beforeLines="0" w:afterLines="0" w:line="360" w:lineRule="auto"/>
        <w:rPr>
          <w:rFonts w:hint="eastAsia"/>
          <w:color w:val="auto"/>
          <w:sz w:val="24"/>
          <w:lang w:eastAsia="zh-CN"/>
        </w:rPr>
      </w:pPr>
      <w:r>
        <w:rPr>
          <w:rFonts w:hint="eastAsia"/>
          <w:color w:val="auto"/>
          <w:sz w:val="24"/>
          <w:lang w:eastAsia="zh-CN"/>
        </w:rPr>
        <w:t>凤昭皱眉os：倾澜？</w:t>
      </w:r>
    </w:p>
    <w:p w14:paraId="61774537">
      <w:pPr>
        <w:adjustRightInd w:val="0"/>
        <w:snapToGrid w:val="0"/>
        <w:spacing w:beforeLines="0" w:afterLines="0" w:line="360" w:lineRule="auto"/>
        <w:rPr>
          <w:rFonts w:hint="eastAsia"/>
          <w:color w:val="auto"/>
          <w:sz w:val="24"/>
        </w:rPr>
      </w:pPr>
      <w:r>
        <w:rPr>
          <w:rFonts w:hint="eastAsia"/>
          <w:color w:val="auto"/>
          <w:sz w:val="24"/>
          <w:lang w:eastAsia="zh-CN"/>
        </w:rPr>
        <w:t>凤昭平息疑惑后转向双生子</w:t>
      </w:r>
      <w:r>
        <w:rPr>
          <w:rFonts w:hint="eastAsia"/>
          <w:color w:val="auto"/>
          <w:sz w:val="24"/>
        </w:rPr>
        <w:t>温和开口，语气从容：在我眼里，没有怪物。安心居住，想要什么找</w:t>
      </w:r>
      <w:r>
        <w:rPr>
          <w:rFonts w:hint="eastAsia"/>
          <w:color w:val="auto"/>
          <w:sz w:val="24"/>
          <w:lang w:val="en-US" w:eastAsia="zh-CN"/>
        </w:rPr>
        <w:t>星云便好</w:t>
      </w:r>
      <w:r>
        <w:rPr>
          <w:rFonts w:hint="eastAsia"/>
          <w:color w:val="auto"/>
          <w:sz w:val="24"/>
        </w:rPr>
        <w:t>。</w:t>
      </w:r>
    </w:p>
    <w:p w14:paraId="48AF8C80">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rPr>
        <w:t>她转身欲走，衣袖骤然被攥紧。</w:t>
      </w:r>
    </w:p>
    <w:p w14:paraId="0EF5E1B3">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仰头，粉眸满是疑惑：殿下不住这里吗？父亲把我们托付给你了，你也要丢下我们吗？</w:t>
      </w:r>
    </w:p>
    <w:p w14:paraId="3093643C">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无奈失笑，伸手摸了摸他的脑袋，耐心解释。</w:t>
      </w:r>
    </w:p>
    <w:p w14:paraId="6A7BB2A7">
      <w:pPr>
        <w:adjustRightInd w:val="0"/>
        <w:snapToGrid w:val="0"/>
        <w:spacing w:beforeLines="0" w:afterLines="0" w:line="360" w:lineRule="auto"/>
        <w:rPr>
          <w:rFonts w:hint="eastAsia"/>
          <w:color w:val="auto"/>
          <w:sz w:val="24"/>
        </w:rPr>
      </w:pPr>
      <w:r>
        <w:rPr>
          <w:rFonts w:hint="eastAsia"/>
          <w:color w:val="auto"/>
          <w:sz w:val="24"/>
          <w:lang w:eastAsia="zh-CN"/>
        </w:rPr>
        <w:t>凤昭</w:t>
      </w:r>
      <w:r>
        <w:rPr>
          <w:rFonts w:hint="eastAsia"/>
          <w:color w:val="auto"/>
          <w:sz w:val="24"/>
        </w:rPr>
        <w:t>（语气温柔，语气安抚）：你们住在我家，只是不同院子，我会常来看你们。</w:t>
      </w:r>
    </w:p>
    <w:p w14:paraId="3BF3A6F1">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晏清和</w:t>
      </w:r>
      <w:r>
        <w:rPr>
          <w:rFonts w:hint="eastAsia"/>
          <w:color w:val="auto"/>
          <w:sz w:val="24"/>
        </w:rPr>
        <w:t>静静凝视，片刻后乖乖松手，轻声应下。</w:t>
      </w:r>
    </w:p>
    <w:p w14:paraId="242433EC">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（声音软糯，语气失落）：……哦。</w:t>
      </w:r>
    </w:p>
    <w:p w14:paraId="62740F12">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不再逗留，转身离去。</w:t>
      </w:r>
    </w:p>
    <w:p w14:paraId="604CDD97">
      <w:pPr>
        <w:adjustRightInd w:val="0"/>
        <w:snapToGrid w:val="0"/>
        <w:spacing w:beforeLines="0" w:afterLines="0" w:line="360" w:lineRule="auto"/>
        <w:rPr>
          <w:rFonts w:hint="eastAsia"/>
          <w:color w:val="auto"/>
          <w:sz w:val="24"/>
        </w:rPr>
      </w:pPr>
      <w:r>
        <w:rPr>
          <w:rFonts w:hint="default"/>
          <w:color w:val="auto"/>
          <w:sz w:val="24"/>
          <w:lang w:val="en-US" w:eastAsia="zh-CN"/>
        </w:rPr>
        <w:t>△</w:t>
      </w:r>
      <w:r>
        <w:rPr>
          <w:rFonts w:hint="eastAsia"/>
          <w:color w:val="auto"/>
          <w:sz w:val="24"/>
          <w:lang w:eastAsia="zh-CN"/>
        </w:rPr>
        <w:t>晏清和</w:t>
      </w:r>
      <w:r>
        <w:rPr>
          <w:rFonts w:hint="eastAsia"/>
          <w:color w:val="auto"/>
          <w:sz w:val="24"/>
        </w:rPr>
        <w:t>送至门口，目送她消失在竹影月光中。</w:t>
      </w:r>
    </w:p>
    <w:p w14:paraId="09F8D21C">
      <w:pPr>
        <w:adjustRightInd w:val="0"/>
        <w:snapToGrid w:val="0"/>
        <w:spacing w:beforeLines="0" w:afterLines="0" w:line="360" w:lineRule="auto"/>
        <w:rPr>
          <w:rFonts w:hint="eastAsia"/>
          <w:color w:val="auto"/>
          <w:sz w:val="24"/>
        </w:rPr>
      </w:pPr>
      <w:r>
        <w:rPr>
          <w:rFonts w:hint="eastAsia"/>
          <w:color w:val="auto"/>
          <w:sz w:val="24"/>
          <w:lang w:eastAsia="zh-CN"/>
        </w:rPr>
        <w:t>晏惊弦</w:t>
      </w:r>
      <w:r>
        <w:rPr>
          <w:rFonts w:hint="eastAsia"/>
          <w:color w:val="auto"/>
          <w:sz w:val="24"/>
        </w:rPr>
        <w:t>（声音冰冷，语气讥讽）：这就是你</w:t>
      </w:r>
      <w:r>
        <w:rPr>
          <w:rFonts w:hint="eastAsia"/>
          <w:color w:val="auto"/>
          <w:sz w:val="24"/>
          <w:lang w:val="en-US" w:eastAsia="zh-CN"/>
        </w:rPr>
        <w:t>认可喜欢</w:t>
      </w:r>
      <w:r>
        <w:rPr>
          <w:rFonts w:hint="eastAsia"/>
          <w:color w:val="auto"/>
          <w:sz w:val="24"/>
        </w:rPr>
        <w:t>的同类？真可笑。</w:t>
      </w:r>
    </w:p>
    <w:p w14:paraId="47F56639">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转头，眼神疑惑，语气不解。</w:t>
      </w:r>
    </w:p>
    <w:p w14:paraId="25708225">
      <w:pPr>
        <w:adjustRightInd w:val="0"/>
        <w:snapToGrid w:val="0"/>
        <w:spacing w:beforeLines="0" w:afterLines="0" w:line="360" w:lineRule="auto"/>
        <w:rPr>
          <w:rFonts w:hint="eastAsia"/>
          <w:color w:val="auto"/>
          <w:sz w:val="24"/>
        </w:rPr>
      </w:pPr>
      <w:r>
        <w:rPr>
          <w:rFonts w:hint="eastAsia"/>
          <w:color w:val="auto"/>
          <w:sz w:val="24"/>
          <w:lang w:eastAsia="zh-CN"/>
        </w:rPr>
        <w:t>晏清和</w:t>
      </w:r>
      <w:r>
        <w:rPr>
          <w:rFonts w:hint="eastAsia"/>
          <w:color w:val="auto"/>
          <w:sz w:val="24"/>
        </w:rPr>
        <w:t>（语气认真，语气笃定）：她舍不得我走，还让我牵袖子。</w:t>
      </w:r>
      <w:r>
        <w:rPr>
          <w:rFonts w:hint="eastAsia"/>
          <w:color w:val="auto"/>
          <w:sz w:val="24"/>
          <w:lang w:val="en-US" w:eastAsia="zh-CN"/>
        </w:rPr>
        <w:t>你一说话殿下就走了，</w:t>
      </w:r>
      <w:r>
        <w:rPr>
          <w:rFonts w:hint="eastAsia"/>
          <w:color w:val="auto"/>
          <w:sz w:val="24"/>
        </w:rPr>
        <w:t>下次别拖哥哥后腿，行吗？</w:t>
      </w:r>
    </w:p>
    <w:p w14:paraId="507C0240">
      <w:pPr>
        <w:adjustRightInd w:val="0"/>
        <w:snapToGrid w:val="0"/>
        <w:spacing w:beforeLines="0" w:afterLines="0" w:line="360" w:lineRule="auto"/>
        <w:rPr>
          <w:rFonts w:hint="eastAsia"/>
          <w:color w:val="auto"/>
          <w:sz w:val="24"/>
        </w:rPr>
      </w:pPr>
      <w:r>
        <w:rPr>
          <w:rFonts w:hint="eastAsia"/>
          <w:color w:val="auto"/>
          <w:sz w:val="24"/>
          <w:lang w:eastAsia="zh-CN"/>
        </w:rPr>
        <w:t>晏惊弦</w:t>
      </w:r>
      <w:r>
        <w:rPr>
          <w:rFonts w:hint="eastAsia"/>
          <w:color w:val="auto"/>
          <w:sz w:val="24"/>
        </w:rPr>
        <w:t>脸色铁青，身形微僵</w:t>
      </w:r>
      <w:r>
        <w:rPr>
          <w:rFonts w:hint="eastAsia"/>
          <w:color w:val="auto"/>
          <w:sz w:val="24"/>
          <w:lang w:eastAsia="zh-CN"/>
        </w:rPr>
        <w:t>：你！</w:t>
      </w:r>
    </w:p>
    <w:p w14:paraId="3F5B256E">
      <w:pPr>
        <w:adjustRightInd w:val="0"/>
        <w:snapToGrid w:val="0"/>
        <w:spacing w:beforeLines="0" w:afterLines="0" w:line="360" w:lineRule="auto"/>
        <w:rPr>
          <w:rFonts w:hint="eastAsia"/>
          <w:color w:val="auto"/>
          <w:sz w:val="24"/>
          <w:lang w:eastAsia="zh-CN"/>
        </w:rPr>
      </w:pPr>
    </w:p>
    <w:p w14:paraId="6B80E5EC">
      <w:pPr>
        <w:bidi w:val="0"/>
        <w:adjustRightInd w:val="0"/>
        <w:snapToGrid w:val="0"/>
        <w:spacing w:beforeLines="0" w:afterLines="0" w:line="360" w:lineRule="auto"/>
        <w:jc w:val="left"/>
        <w:rPr>
          <w:rFonts w:hint="default"/>
          <w:color w:val="auto"/>
          <w:sz w:val="24"/>
          <w:lang w:val="en-US" w:eastAsia="zh-CN"/>
        </w:rPr>
      </w:pPr>
    </w:p>
    <w:p w14:paraId="7D8679D5">
      <w:pPr>
        <w:bidi w:val="0"/>
        <w:adjustRightInd w:val="0"/>
        <w:snapToGrid w:val="0"/>
        <w:spacing w:beforeLines="0" w:afterLines="0" w:line="360" w:lineRule="auto"/>
        <w:jc w:val="left"/>
        <w:rPr>
          <w:rFonts w:hint="eastAsia"/>
          <w:color w:val="auto"/>
          <w:sz w:val="24"/>
        </w:rPr>
      </w:pPr>
      <w:r>
        <w:rPr>
          <w:rFonts w:hint="eastAsia"/>
          <w:b/>
          <w:bCs/>
          <w:color w:val="auto"/>
          <w:sz w:val="24"/>
          <w:lang w:val="en-US" w:eastAsia="zh-CN"/>
        </w:rPr>
        <w:t>第五十</w:t>
      </w:r>
      <w:r>
        <w:rPr>
          <w:rFonts w:hint="eastAsia"/>
          <w:b/>
          <w:bCs/>
          <w:color w:val="auto"/>
          <w:sz w:val="24"/>
          <w:szCs w:val="24"/>
          <w:lang w:val="en-US" w:eastAsia="zh-CN"/>
        </w:rPr>
        <w:t>二</w:t>
      </w:r>
      <w:r>
        <w:rPr>
          <w:rFonts w:hint="eastAsia"/>
          <w:b/>
          <w:bCs/>
          <w:color w:val="auto"/>
          <w:sz w:val="24"/>
          <w:lang w:val="en-US" w:eastAsia="zh-CN"/>
        </w:rPr>
        <w:t>集</w:t>
      </w:r>
      <w:r>
        <w:rPr>
          <w:rFonts w:hint="eastAsia"/>
          <w:color w:val="auto"/>
          <w:sz w:val="24"/>
          <w:lang w:val="en-US" w:eastAsia="zh-CN"/>
        </w:rPr>
        <w:t xml:space="preserve"> </w:t>
      </w:r>
      <w:r>
        <w:rPr>
          <w:rFonts w:hint="eastAsia"/>
          <w:color w:val="auto"/>
          <w:sz w:val="24"/>
        </w:rPr>
        <w:t>表兄告白 惊闻秘辛</w:t>
      </w:r>
    </w:p>
    <w:p w14:paraId="1A882B1B">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val="en-US" w:eastAsia="zh-CN"/>
        </w:rPr>
        <w:t>5</w:t>
      </w:r>
      <w:r>
        <w:rPr>
          <w:rFonts w:hint="eastAsia"/>
          <w:color w:val="auto"/>
          <w:sz w:val="24"/>
          <w:szCs w:val="24"/>
          <w:u w:val="single"/>
          <w:lang w:val="en-US" w:eastAsia="zh-CN"/>
        </w:rPr>
        <w:t>2</w:t>
      </w:r>
      <w:r>
        <w:rPr>
          <w:rFonts w:hint="eastAsia"/>
          <w:color w:val="auto"/>
          <w:sz w:val="24"/>
          <w:u w:val="single"/>
          <w:lang w:eastAsia="zh-CN"/>
        </w:rPr>
        <w:t>-1 夜 内 宸王府内院</w:t>
      </w:r>
    </w:p>
    <w:p w14:paraId="235A5B2E">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凤昭快步走入内院</w:t>
      </w:r>
    </w:p>
    <w:p w14:paraId="785EB38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凤昭：倾澜？</w:t>
      </w:r>
    </w:p>
    <w:p w14:paraId="2C0CA5BE">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萧慕言</w:t>
      </w:r>
      <w:r>
        <w:rPr>
          <w:rFonts w:hint="eastAsia"/>
          <w:color w:val="auto"/>
          <w:sz w:val="24"/>
        </w:rPr>
        <w:t>优雅转身，俊美容颜漾开温柔笑意，凤眼含情，轻声呼唤。</w:t>
      </w:r>
    </w:p>
    <w:p w14:paraId="559B73FE">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（温柔缱绻，眼含期待）：表妹，好久不见。</w:t>
      </w:r>
    </w:p>
    <w:p w14:paraId="34769CA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神色淡漠，环顾四周，不发一言，气场疏离</w:t>
      </w:r>
    </w:p>
    <w:p w14:paraId="3CB6A3F6">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lang w:eastAsia="zh-CN"/>
        </w:rPr>
        <w:t>：怎么是你？倾澜呢</w:t>
      </w:r>
    </w:p>
    <w:p w14:paraId="4B7C0EED">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萧慕言</w:t>
      </w:r>
      <w:r>
        <w:rPr>
          <w:rFonts w:hint="eastAsia"/>
          <w:color w:val="auto"/>
          <w:sz w:val="24"/>
        </w:rPr>
        <w:t>见状垂眸，眼底掠过失落，上前半步，语气愧疚。</w:t>
      </w:r>
    </w:p>
    <w:p w14:paraId="448A3546">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（声音轻颤，低声道歉）：表妹，我知道</w:t>
      </w:r>
      <w:r>
        <w:rPr>
          <w:rFonts w:hint="eastAsia"/>
          <w:color w:val="auto"/>
          <w:sz w:val="24"/>
          <w:lang w:eastAsia="zh-CN"/>
        </w:rPr>
        <w:t>深夜到访</w:t>
      </w:r>
      <w:r>
        <w:rPr>
          <w:rFonts w:hint="eastAsia"/>
          <w:color w:val="auto"/>
          <w:sz w:val="24"/>
        </w:rPr>
        <w:t>此举不妥，我只</w:t>
      </w:r>
      <w:r>
        <w:rPr>
          <w:rFonts w:hint="eastAsia"/>
          <w:color w:val="auto"/>
          <w:sz w:val="24"/>
          <w:lang w:eastAsia="zh-CN"/>
        </w:rPr>
        <w:t>是情不自禁</w:t>
      </w:r>
      <w:r>
        <w:rPr>
          <w:rFonts w:hint="eastAsia"/>
          <w:color w:val="auto"/>
          <w:sz w:val="24"/>
        </w:rPr>
        <w:t>想和你说说话，别怪我，好吗？</w:t>
      </w:r>
    </w:p>
    <w:p w14:paraId="16FA74A2">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轻叹一声，语气平淡疏离，保持距离。</w:t>
      </w:r>
    </w:p>
    <w:p w14:paraId="67D1A078">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（语气公事公办）：表兄，我</w:t>
      </w:r>
      <w:r>
        <w:rPr>
          <w:rFonts w:hint="eastAsia"/>
          <w:color w:val="auto"/>
          <w:sz w:val="24"/>
          <w:lang w:val="en-US" w:eastAsia="zh-CN"/>
        </w:rPr>
        <w:t>心有他人</w:t>
      </w:r>
      <w:r>
        <w:rPr>
          <w:rFonts w:hint="eastAsia"/>
          <w:color w:val="auto"/>
          <w:sz w:val="24"/>
        </w:rPr>
        <w:t>，你是清白公子，不宜独处。</w:t>
      </w:r>
      <w:r>
        <w:rPr>
          <w:rFonts w:hint="eastAsia"/>
          <w:color w:val="auto"/>
          <w:sz w:val="24"/>
          <w:lang w:eastAsia="zh-CN"/>
        </w:rPr>
        <w:t>还是</w:t>
      </w:r>
      <w:r>
        <w:rPr>
          <w:rFonts w:hint="eastAsia"/>
          <w:color w:val="auto"/>
          <w:sz w:val="24"/>
        </w:rPr>
        <w:t>长话短说</w:t>
      </w:r>
      <w:r>
        <w:rPr>
          <w:rFonts w:hint="eastAsia"/>
          <w:color w:val="auto"/>
          <w:sz w:val="24"/>
          <w:lang w:eastAsia="zh-CN"/>
        </w:rPr>
        <w:t>吧</w:t>
      </w:r>
      <w:r>
        <w:rPr>
          <w:rFonts w:hint="eastAsia"/>
          <w:color w:val="auto"/>
          <w:sz w:val="24"/>
        </w:rPr>
        <w:t>。</w:t>
      </w:r>
    </w:p>
    <w:p w14:paraId="2D926CE3">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萧慕言</w:t>
      </w:r>
      <w:r>
        <w:rPr>
          <w:rFonts w:hint="eastAsia"/>
          <w:color w:val="auto"/>
          <w:sz w:val="24"/>
        </w:rPr>
        <w:t>身子一颤，咬住内唇，指尖攥紧</w:t>
      </w:r>
      <w:r>
        <w:rPr>
          <w:rFonts w:hint="eastAsia"/>
          <w:color w:val="auto"/>
          <w:sz w:val="24"/>
          <w:lang w:eastAsia="zh-CN"/>
        </w:rPr>
        <w:t>，</w:t>
      </w:r>
      <w:r>
        <w:rPr>
          <w:rFonts w:hint="eastAsia"/>
          <w:color w:val="auto"/>
          <w:sz w:val="24"/>
          <w:lang w:val="en-US" w:eastAsia="zh-CN"/>
        </w:rPr>
        <w:t>抓住凤昭手腕</w:t>
      </w:r>
      <w:r>
        <w:rPr>
          <w:rFonts w:hint="eastAsia"/>
          <w:color w:val="auto"/>
          <w:sz w:val="24"/>
        </w:rPr>
        <w:t>。</w:t>
      </w:r>
    </w:p>
    <w:p w14:paraId="7CA7DB5A">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（欲脱身）：表兄——</w:t>
      </w:r>
    </w:p>
    <w:p w14:paraId="0FC100A3">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（陡然攥拳，声线悲切）：</w:t>
      </w:r>
      <w:r>
        <w:rPr>
          <w:rFonts w:hint="eastAsia"/>
          <w:color w:val="auto"/>
          <w:sz w:val="24"/>
          <w:lang w:eastAsia="zh-CN"/>
        </w:rPr>
        <w:t>凤昭</w:t>
      </w:r>
      <w:r>
        <w:rPr>
          <w:rFonts w:hint="eastAsia"/>
          <w:color w:val="auto"/>
          <w:sz w:val="24"/>
        </w:rPr>
        <w:t>！我心向月，月照沟渠。慕卿十载，而卿不知。</w:t>
      </w:r>
    </w:p>
    <w:p w14:paraId="3013580A">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瞳孔微缩，面露惊愕OS：十年？</w:t>
      </w:r>
    </w:p>
    <w:p w14:paraId="2861A50D">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（声音轻柔，满是眷恋）：你刚进宫时，我在太后宫中小住。人人都觉你乖巧，可我见过你抓着恪王头发撞墙，磕掉她两颗门牙的模样。</w:t>
      </w:r>
    </w:p>
    <w:p w14:paraId="38189D4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瞬间僵住，嘴角微抽</w:t>
      </w:r>
    </w:p>
    <w:p w14:paraId="07A3707C">
      <w:pPr>
        <w:bidi w:val="0"/>
        <w:adjustRightInd w:val="0"/>
        <w:snapToGrid w:val="0"/>
        <w:spacing w:beforeLines="0" w:afterLines="0" w:line="360" w:lineRule="auto"/>
        <w:jc w:val="left"/>
        <w:rPr>
          <w:rFonts w:hint="eastAsia"/>
          <w:color w:val="auto"/>
          <w:sz w:val="24"/>
        </w:rPr>
      </w:pPr>
      <w:r>
        <w:rPr>
          <w:rFonts w:hint="eastAsia"/>
          <w:color w:val="auto"/>
          <w:sz w:val="24"/>
          <w:lang w:val="en-US" w:eastAsia="zh-CN"/>
        </w:rPr>
        <w:t>凤昭</w:t>
      </w:r>
      <w:r>
        <w:rPr>
          <w:rFonts w:hint="eastAsia"/>
          <w:color w:val="auto"/>
          <w:sz w:val="24"/>
        </w:rPr>
        <w:t>OS：这种黑历史居然有人看见！</w:t>
      </w:r>
    </w:p>
    <w:p w14:paraId="01FFAB8B">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（深情款款，掏心掏肺）：你骄傲、桀骜、狂悖，可你拼命练武、苦读不休，你本就非池中之物，我为你心折十年。</w:t>
      </w:r>
    </w:p>
    <w:p w14:paraId="7CF37AA5">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（眼眶通红）：家中逼我</w:t>
      </w:r>
      <w:r>
        <w:rPr>
          <w:rFonts w:hint="eastAsia"/>
          <w:color w:val="auto"/>
          <w:sz w:val="24"/>
          <w:lang w:val="en-US" w:eastAsia="zh-CN"/>
        </w:rPr>
        <w:t>早谋亲事</w:t>
      </w:r>
      <w:r>
        <w:rPr>
          <w:rFonts w:hint="eastAsia"/>
          <w:color w:val="auto"/>
          <w:sz w:val="24"/>
        </w:rPr>
        <w:t>，可我不想！我不想再忍！表妹，我心悦你，很久了！</w:t>
      </w:r>
    </w:p>
    <w:p w14:paraId="25BF6489">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（眼神坚定，不留余地）：表兄，我们没有结果。</w:t>
      </w:r>
    </w:p>
    <w:p w14:paraId="74851029">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侧头望向紫藤花，语气稍软。</w:t>
      </w:r>
    </w:p>
    <w:p w14:paraId="2F7DB7D8">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（声音轻缓，带着感念）：我感念在我最昏暗荒唐时，还有人念着我。可旧我已死，今我新生，我不是你爱慕的那个人，此缘已断。</w:t>
      </w:r>
    </w:p>
    <w:p w14:paraId="1639A1CC">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萧慕言</w:t>
      </w:r>
      <w:r>
        <w:rPr>
          <w:rFonts w:hint="eastAsia"/>
          <w:color w:val="auto"/>
          <w:sz w:val="24"/>
        </w:rPr>
        <w:t>捂住胸口，浑身颤抖，脆弱得仿佛一碰就碎。</w:t>
      </w:r>
    </w:p>
    <w:p w14:paraId="5DFA4787">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（语气温和，却字字诛心）：你品貌家世皆是顶尖，定会遇到一心一意待你的人。</w:t>
      </w:r>
    </w:p>
    <w:p w14:paraId="40235830">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（质问）：我什么都不差，为什么不给我机会？我哪点比不上</w:t>
      </w:r>
      <w:r>
        <w:rPr>
          <w:rFonts w:hint="eastAsia"/>
          <w:color w:val="auto"/>
          <w:sz w:val="24"/>
          <w:lang w:eastAsia="zh-CN"/>
        </w:rPr>
        <w:t>夜烬寒</w:t>
      </w:r>
      <w:r>
        <w:rPr>
          <w:rFonts w:hint="eastAsia"/>
          <w:color w:val="auto"/>
          <w:sz w:val="24"/>
        </w:rPr>
        <w:t>、</w:t>
      </w:r>
      <w:r>
        <w:rPr>
          <w:rFonts w:hint="eastAsia"/>
          <w:color w:val="auto"/>
          <w:sz w:val="24"/>
          <w:lang w:eastAsia="zh-CN"/>
        </w:rPr>
        <w:t>洛氏</w:t>
      </w:r>
      <w:r>
        <w:rPr>
          <w:rFonts w:hint="eastAsia"/>
          <w:color w:val="auto"/>
          <w:sz w:val="24"/>
        </w:rPr>
        <w:t>子！我不介意共侍，为何不能多我一个！只有我，从一开始就心悦你！</w:t>
      </w:r>
    </w:p>
    <w:p w14:paraId="4C258B36">
      <w:pPr>
        <w:bidi w:val="0"/>
        <w:adjustRightInd w:val="0"/>
        <w:snapToGrid w:val="0"/>
        <w:spacing w:beforeLines="0" w:afterLines="0" w:line="360" w:lineRule="auto"/>
        <w:jc w:val="left"/>
        <w:rPr>
          <w:rFonts w:hint="eastAsia"/>
          <w:color w:val="auto"/>
          <w:sz w:val="24"/>
        </w:rPr>
      </w:pPr>
      <w:r>
        <w:rPr>
          <w:rFonts w:hint="eastAsia"/>
          <w:color w:val="auto"/>
          <w:sz w:val="24"/>
          <w:lang w:eastAsia="zh-CN"/>
        </w:rPr>
        <w:t>萧慕言</w:t>
      </w:r>
      <w:r>
        <w:rPr>
          <w:rFonts w:hint="eastAsia"/>
          <w:color w:val="auto"/>
          <w:sz w:val="24"/>
        </w:rPr>
        <w:t>眼中闪过恶意，出言挑拨：你可知</w:t>
      </w:r>
      <w:r>
        <w:rPr>
          <w:rFonts w:hint="eastAsia"/>
          <w:color w:val="auto"/>
          <w:sz w:val="24"/>
          <w:lang w:eastAsia="zh-CN"/>
        </w:rPr>
        <w:t>洛王君</w:t>
      </w:r>
      <w:r>
        <w:rPr>
          <w:rFonts w:hint="eastAsia"/>
          <w:color w:val="auto"/>
          <w:sz w:val="24"/>
        </w:rPr>
        <w:t>当年为了亲弟，接近多少权贵？有多少人与他有过私情？他不配站在你身边！</w:t>
      </w:r>
    </w:p>
    <w:p w14:paraId="723EB6A5">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（厉声呵斥，气场慑人）：此事必有误会！</w:t>
      </w:r>
      <w:r>
        <w:rPr>
          <w:rFonts w:hint="eastAsia"/>
          <w:color w:val="auto"/>
          <w:sz w:val="24"/>
          <w:lang w:eastAsia="zh-CN"/>
        </w:rPr>
        <w:t>洛王君</w:t>
      </w:r>
      <w:r>
        <w:rPr>
          <w:rFonts w:hint="eastAsia"/>
          <w:color w:val="auto"/>
          <w:sz w:val="24"/>
        </w:rPr>
        <w:t>为人，我最清楚！表兄，你乃是名门公子，不会因爱生恨，到处造谣吧！</w:t>
      </w:r>
    </w:p>
    <w:p w14:paraId="010FB1D9">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不再多言，转身离去，只留一句。</w:t>
      </w:r>
    </w:p>
    <w:p w14:paraId="02025D6F">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（头也不回，语气淡然）：表兄，往前看吧。</w:t>
      </w:r>
    </w:p>
    <w:p w14:paraId="00142ECE">
      <w:pPr>
        <w:bidi w:val="0"/>
        <w:adjustRightInd w:val="0"/>
        <w:snapToGrid w:val="0"/>
        <w:spacing w:beforeLines="0" w:afterLines="0" w:line="360" w:lineRule="auto"/>
        <w:jc w:val="left"/>
        <w:rPr>
          <w:rFonts w:hint="eastAsia"/>
          <w:color w:val="auto"/>
          <w:sz w:val="24"/>
        </w:rPr>
      </w:pPr>
    </w:p>
    <w:p w14:paraId="18E4697C">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val="en-US" w:eastAsia="zh-CN"/>
        </w:rPr>
        <w:t>5</w:t>
      </w:r>
      <w:r>
        <w:rPr>
          <w:rFonts w:hint="eastAsia"/>
          <w:color w:val="auto"/>
          <w:sz w:val="24"/>
          <w:szCs w:val="24"/>
          <w:u w:val="single"/>
          <w:lang w:val="en-US" w:eastAsia="zh-CN"/>
        </w:rPr>
        <w:t>2</w:t>
      </w:r>
      <w:r>
        <w:rPr>
          <w:rFonts w:hint="eastAsia"/>
          <w:color w:val="auto"/>
          <w:sz w:val="24"/>
          <w:u w:val="single"/>
          <w:lang w:eastAsia="zh-CN"/>
        </w:rPr>
        <w:t>-2夜 外 宸王府内院走廊</w:t>
      </w:r>
    </w:p>
    <w:p w14:paraId="748C071F">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刚拐过拐角，迎面撞进一个带着草木清香的怀抱。</w:t>
      </w:r>
    </w:p>
    <w:p w14:paraId="45F0341A">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洛倾澜</w:t>
      </w:r>
      <w:r>
        <w:rPr>
          <w:rFonts w:hint="eastAsia"/>
          <w:color w:val="auto"/>
          <w:sz w:val="24"/>
        </w:rPr>
        <w:t>眼眶通红，泪水涟涟，死死抱住她，浑身颤抖。</w:t>
      </w:r>
    </w:p>
    <w:p w14:paraId="485EB7A5">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一怔，抬手欲推。</w:t>
      </w:r>
    </w:p>
    <w:p w14:paraId="47666A8F">
      <w:pPr>
        <w:adjustRightInd w:val="0"/>
        <w:snapToGrid w:val="0"/>
        <w:spacing w:beforeLines="0" w:afterLines="0" w:line="360" w:lineRule="auto"/>
        <w:rPr>
          <w:rFonts w:hint="eastAsia"/>
          <w:color w:val="auto"/>
          <w:sz w:val="24"/>
        </w:rPr>
      </w:pPr>
      <w:r>
        <w:rPr>
          <w:rFonts w:hint="eastAsia"/>
          <w:color w:val="auto"/>
          <w:sz w:val="24"/>
          <w:lang w:eastAsia="zh-CN"/>
        </w:rPr>
        <w:t>【</w:t>
      </w:r>
      <w:r>
        <w:rPr>
          <w:rFonts w:hint="eastAsia"/>
          <w:color w:val="auto"/>
          <w:sz w:val="24"/>
          <w:lang w:val="en-US" w:eastAsia="zh-CN"/>
        </w:rPr>
        <w:t>结尾卡点】</w:t>
      </w:r>
      <w:r>
        <w:rPr>
          <w:rFonts w:hint="eastAsia"/>
          <w:color w:val="auto"/>
          <w:sz w:val="24"/>
        </w:rPr>
        <w:t>叮——系统清脆提示音</w:t>
      </w:r>
    </w:p>
    <w:p w14:paraId="1E0AE2F2">
      <w:pPr>
        <w:bidi w:val="0"/>
        <w:adjustRightInd w:val="0"/>
        <w:snapToGrid w:val="0"/>
        <w:spacing w:beforeLines="0" w:afterLines="0" w:line="360" w:lineRule="auto"/>
        <w:jc w:val="left"/>
        <w:rPr>
          <w:rFonts w:hint="eastAsia"/>
          <w:color w:val="auto"/>
          <w:sz w:val="24"/>
        </w:rPr>
      </w:pPr>
      <w:r>
        <w:rPr>
          <w:rFonts w:hint="eastAsia"/>
          <w:color w:val="auto"/>
          <w:sz w:val="24"/>
        </w:rPr>
        <w:t>系统音：【</w:t>
      </w:r>
      <w:r>
        <w:rPr>
          <w:rFonts w:hint="eastAsia"/>
          <w:color w:val="auto"/>
          <w:sz w:val="24"/>
          <w:lang w:eastAsia="zh-CN"/>
        </w:rPr>
        <w:t>洛倾澜</w:t>
      </w:r>
      <w:r>
        <w:rPr>
          <w:rFonts w:hint="eastAsia"/>
          <w:color w:val="auto"/>
          <w:sz w:val="24"/>
        </w:rPr>
        <w:t>达成“</w:t>
      </w:r>
      <w:r>
        <w:rPr>
          <w:rFonts w:hint="eastAsia"/>
          <w:color w:val="auto"/>
          <w:sz w:val="24"/>
          <w:lang w:eastAsia="zh-CN"/>
        </w:rPr>
        <w:t>情定终生</w:t>
      </w:r>
      <w:r>
        <w:rPr>
          <w:rFonts w:hint="eastAsia"/>
          <w:color w:val="auto"/>
          <w:sz w:val="24"/>
        </w:rPr>
        <w:t>”成就！解锁十年寿元！】</w:t>
      </w:r>
    </w:p>
    <w:p w14:paraId="5029CCC7">
      <w:pPr>
        <w:bidi w:val="0"/>
        <w:adjustRightInd w:val="0"/>
        <w:snapToGrid w:val="0"/>
        <w:spacing w:beforeLines="0" w:afterLines="0" w:line="360" w:lineRule="auto"/>
        <w:jc w:val="left"/>
        <w:rPr>
          <w:rFonts w:hint="eastAsia"/>
          <w:color w:val="auto"/>
          <w:sz w:val="24"/>
          <w:lang w:eastAsia="zh-CN"/>
        </w:rPr>
      </w:pPr>
      <w:r>
        <w:rPr>
          <w:rFonts w:hint="default"/>
          <w:color w:val="auto"/>
          <w:sz w:val="24"/>
          <w:lang w:val="en-US" w:eastAsia="zh-CN"/>
        </w:rPr>
        <w:t>△</w:t>
      </w:r>
      <w:r>
        <w:rPr>
          <w:rFonts w:hint="eastAsia"/>
          <w:color w:val="auto"/>
          <w:sz w:val="24"/>
          <w:lang w:eastAsia="zh-CN"/>
        </w:rPr>
        <w:t>凤昭</w:t>
      </w:r>
      <w:r>
        <w:rPr>
          <w:rFonts w:hint="eastAsia"/>
          <w:color w:val="auto"/>
          <w:sz w:val="24"/>
        </w:rPr>
        <w:t>浑身一震，瞳孔骤缩</w:t>
      </w:r>
      <w:r>
        <w:rPr>
          <w:rFonts w:hint="eastAsia"/>
          <w:color w:val="auto"/>
          <w:sz w:val="24"/>
          <w:lang w:eastAsia="zh-CN"/>
        </w:rPr>
        <w:t>。</w:t>
      </w:r>
    </w:p>
    <w:p w14:paraId="23972D16">
      <w:pPr>
        <w:bidi w:val="0"/>
        <w:adjustRightInd w:val="0"/>
        <w:snapToGrid w:val="0"/>
        <w:spacing w:beforeLines="0" w:afterLines="0" w:line="360" w:lineRule="auto"/>
        <w:jc w:val="left"/>
        <w:rPr>
          <w:rFonts w:hint="eastAsia"/>
          <w:color w:val="auto"/>
          <w:sz w:val="24"/>
          <w:lang w:eastAsia="zh-CN"/>
        </w:rPr>
      </w:pPr>
    </w:p>
    <w:p w14:paraId="22CE4284">
      <w:pPr>
        <w:bidi w:val="0"/>
        <w:adjustRightInd w:val="0"/>
        <w:snapToGrid w:val="0"/>
        <w:spacing w:beforeLines="0" w:afterLines="0" w:line="360" w:lineRule="auto"/>
        <w:jc w:val="left"/>
        <w:rPr>
          <w:rFonts w:hint="eastAsia"/>
          <w:color w:val="auto"/>
          <w:sz w:val="24"/>
          <w:lang w:eastAsia="zh-CN"/>
        </w:rPr>
      </w:pPr>
    </w:p>
    <w:p w14:paraId="3FEEA394">
      <w:pPr>
        <w:bidi w:val="0"/>
        <w:adjustRightInd w:val="0"/>
        <w:snapToGrid w:val="0"/>
        <w:spacing w:beforeLines="0" w:afterLines="0" w:line="360" w:lineRule="auto"/>
        <w:jc w:val="left"/>
        <w:rPr>
          <w:rFonts w:hint="eastAsia"/>
          <w:color w:val="auto"/>
          <w:sz w:val="24"/>
        </w:rPr>
      </w:pPr>
      <w:r>
        <w:rPr>
          <w:rFonts w:hint="eastAsia"/>
          <w:b/>
          <w:bCs/>
          <w:color w:val="auto"/>
          <w:sz w:val="24"/>
          <w:lang w:eastAsia="zh-CN"/>
        </w:rPr>
        <w:t>第</w:t>
      </w:r>
      <w:r>
        <w:rPr>
          <w:rFonts w:hint="eastAsia"/>
          <w:b/>
          <w:bCs/>
          <w:color w:val="auto"/>
          <w:sz w:val="24"/>
          <w:lang w:val="en-US" w:eastAsia="zh-CN"/>
        </w:rPr>
        <w:t>五十</w:t>
      </w:r>
      <w:r>
        <w:rPr>
          <w:rFonts w:hint="eastAsia"/>
          <w:b/>
          <w:bCs/>
          <w:color w:val="auto"/>
          <w:sz w:val="24"/>
          <w:szCs w:val="24"/>
          <w:lang w:val="en-US" w:eastAsia="zh-CN"/>
        </w:rPr>
        <w:t>三</w:t>
      </w:r>
      <w:r>
        <w:rPr>
          <w:rFonts w:hint="eastAsia"/>
          <w:b/>
          <w:bCs/>
          <w:color w:val="auto"/>
          <w:sz w:val="24"/>
          <w:lang w:eastAsia="zh-CN"/>
        </w:rPr>
        <w:t>集</w:t>
      </w:r>
      <w:r>
        <w:rPr>
          <w:rFonts w:hint="eastAsia"/>
          <w:color w:val="auto"/>
          <w:sz w:val="24"/>
          <w:lang w:eastAsia="zh-CN"/>
        </w:rPr>
        <w:t xml:space="preserve"> </w:t>
      </w:r>
      <w:r>
        <w:rPr>
          <w:rFonts w:hint="eastAsia"/>
          <w:color w:val="auto"/>
          <w:sz w:val="24"/>
        </w:rPr>
        <w:t>心尖笃定</w:t>
      </w:r>
      <w:r>
        <w:rPr>
          <w:rFonts w:hint="eastAsia"/>
          <w:color w:val="auto"/>
          <w:sz w:val="24"/>
          <w:lang w:eastAsia="zh-CN"/>
        </w:rPr>
        <w:t xml:space="preserve"> 千里倾心</w:t>
      </w:r>
    </w:p>
    <w:p w14:paraId="4BE5AE79">
      <w:pPr>
        <w:bidi w:val="0"/>
        <w:adjustRightInd w:val="0"/>
        <w:snapToGrid w:val="0"/>
        <w:spacing w:beforeLines="0" w:afterLines="0" w:line="360" w:lineRule="auto"/>
        <w:jc w:val="left"/>
        <w:rPr>
          <w:rFonts w:hint="eastAsia"/>
          <w:color w:val="auto"/>
          <w:sz w:val="24"/>
          <w:u w:val="single"/>
          <w:lang w:eastAsia="zh-CN"/>
        </w:rPr>
      </w:pPr>
      <w:r>
        <w:rPr>
          <w:rFonts w:hint="eastAsia"/>
          <w:color w:val="auto"/>
          <w:sz w:val="24"/>
          <w:u w:val="single"/>
          <w:lang w:val="en-US" w:eastAsia="zh-CN"/>
        </w:rPr>
        <w:t>5</w:t>
      </w:r>
      <w:r>
        <w:rPr>
          <w:rFonts w:hint="eastAsia"/>
          <w:color w:val="auto"/>
          <w:sz w:val="24"/>
          <w:szCs w:val="24"/>
          <w:u w:val="single"/>
          <w:lang w:val="en-US" w:eastAsia="zh-CN"/>
        </w:rPr>
        <w:t>3</w:t>
      </w:r>
      <w:r>
        <w:rPr>
          <w:rFonts w:hint="eastAsia"/>
          <w:color w:val="auto"/>
          <w:sz w:val="24"/>
          <w:u w:val="single"/>
          <w:lang w:eastAsia="zh-CN"/>
        </w:rPr>
        <w:t>-1夜 外 宸王府内院走廊</w:t>
      </w:r>
    </w:p>
    <w:p w14:paraId="4FB16877">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怔愣片刻，缓缓抬手，掌心轻轻落在</w:t>
      </w:r>
      <w:r>
        <w:rPr>
          <w:rFonts w:hint="eastAsia"/>
          <w:color w:val="auto"/>
          <w:sz w:val="24"/>
          <w:lang w:eastAsia="zh-CN"/>
        </w:rPr>
        <w:t>洛倾澜</w:t>
      </w:r>
      <w:r>
        <w:rPr>
          <w:rFonts w:hint="eastAsia"/>
          <w:color w:val="auto"/>
          <w:sz w:val="24"/>
        </w:rPr>
        <w:t>后背，一下下轻拍安抚。</w:t>
      </w:r>
    </w:p>
    <w:p w14:paraId="35E02DE4">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OS：再理智的心，也有落红尘的一天。情爱本就不讲道理。</w:t>
      </w:r>
    </w:p>
    <w:p w14:paraId="641320AF">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洛倾澜</w:t>
      </w:r>
      <w:r>
        <w:rPr>
          <w:rFonts w:hint="eastAsia"/>
          <w:color w:val="auto"/>
          <w:sz w:val="24"/>
        </w:rPr>
        <w:t>埋在她肩头，浑身轻颤，眼眶通红。</w:t>
      </w:r>
    </w:p>
    <w:p w14:paraId="33648B97">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第一时间收紧手臂，语气满是担忧。</w:t>
      </w:r>
    </w:p>
    <w:p w14:paraId="59EEC672">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（轻声低问，满眼关切）：</w:t>
      </w:r>
      <w:r>
        <w:rPr>
          <w:rFonts w:hint="eastAsia"/>
          <w:color w:val="auto"/>
          <w:sz w:val="24"/>
          <w:lang w:eastAsia="zh-CN"/>
        </w:rPr>
        <w:t>没事吧</w:t>
      </w:r>
      <w:r>
        <w:rPr>
          <w:rFonts w:hint="eastAsia"/>
          <w:color w:val="auto"/>
          <w:sz w:val="24"/>
        </w:rPr>
        <w:t>？</w:t>
      </w:r>
    </w:p>
    <w:p w14:paraId="108F8BFE">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w:t>
      </w:r>
      <w:r>
        <w:rPr>
          <w:rFonts w:hint="eastAsia"/>
          <w:color w:val="auto"/>
          <w:sz w:val="24"/>
        </w:rPr>
        <w:t>（声音发颤，语气急促）：事情不是</w:t>
      </w:r>
      <w:r>
        <w:rPr>
          <w:rFonts w:hint="eastAsia"/>
          <w:color w:val="auto"/>
          <w:sz w:val="24"/>
          <w:lang w:eastAsia="zh-CN"/>
        </w:rPr>
        <w:t>萧</w:t>
      </w:r>
      <w:r>
        <w:rPr>
          <w:rFonts w:hint="eastAsia"/>
          <w:color w:val="auto"/>
          <w:sz w:val="24"/>
        </w:rPr>
        <w:t>公子说的那样，我——</w:t>
      </w:r>
    </w:p>
    <w:p w14:paraId="7B4F55DF">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轻柔却坚定地按住他双肩，将他微微推开，两人近距离对视。</w:t>
      </w:r>
    </w:p>
    <w:p w14:paraId="59046192">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（眼神温柔，语气笃定）：放心，我只信你说的。</w:t>
      </w:r>
    </w:p>
    <w:p w14:paraId="1D13F5E7">
      <w:pPr>
        <w:bidi w:val="0"/>
        <w:adjustRightInd w:val="0"/>
        <w:snapToGrid w:val="0"/>
        <w:spacing w:beforeLines="0" w:afterLines="0" w:line="360" w:lineRule="auto"/>
        <w:jc w:val="left"/>
        <w:rPr>
          <w:rFonts w:hint="eastAsia"/>
          <w:color w:val="auto"/>
          <w:sz w:val="24"/>
        </w:rPr>
      </w:pPr>
      <w:r>
        <w:rPr>
          <w:rFonts w:hint="eastAsia"/>
          <w:color w:val="auto"/>
          <w:sz w:val="24"/>
          <w:lang w:eastAsia="zh-CN"/>
        </w:rPr>
        <w:t>洛倾澜</w:t>
      </w:r>
      <w:r>
        <w:rPr>
          <w:rFonts w:hint="eastAsia"/>
          <w:color w:val="auto"/>
          <w:sz w:val="24"/>
        </w:rPr>
        <w:t>内心OS：她信我……她真的信我。</w:t>
      </w:r>
    </w:p>
    <w:p w14:paraId="6D54BD18">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（冷声开口，气场微沉）：</w:t>
      </w:r>
      <w:r>
        <w:rPr>
          <w:rFonts w:hint="eastAsia"/>
          <w:color w:val="auto"/>
          <w:sz w:val="24"/>
          <w:lang w:eastAsia="zh-CN"/>
        </w:rPr>
        <w:t>星云</w:t>
      </w:r>
      <w:r>
        <w:rPr>
          <w:rFonts w:hint="eastAsia"/>
          <w:color w:val="auto"/>
          <w:sz w:val="24"/>
        </w:rPr>
        <w:t>。</w:t>
      </w:r>
    </w:p>
    <w:p w14:paraId="2E47C351">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星云</w:t>
      </w:r>
      <w:r>
        <w:rPr>
          <w:rFonts w:hint="eastAsia"/>
          <w:color w:val="auto"/>
          <w:sz w:val="24"/>
        </w:rPr>
        <w:t>瞬间现身，单膝跪地，神色恭敬冷厉。</w:t>
      </w:r>
    </w:p>
    <w:p w14:paraId="18C11B14">
      <w:pPr>
        <w:bidi w:val="0"/>
        <w:adjustRightInd w:val="0"/>
        <w:snapToGrid w:val="0"/>
        <w:spacing w:beforeLines="0" w:afterLines="0" w:line="360" w:lineRule="auto"/>
        <w:jc w:val="left"/>
        <w:rPr>
          <w:rFonts w:hint="eastAsia"/>
          <w:color w:val="auto"/>
          <w:sz w:val="24"/>
        </w:rPr>
      </w:pPr>
      <w:r>
        <w:rPr>
          <w:rFonts w:hint="eastAsia"/>
          <w:color w:val="auto"/>
          <w:sz w:val="24"/>
          <w:lang w:eastAsia="zh-CN"/>
        </w:rPr>
        <w:t>星云</w:t>
      </w:r>
      <w:r>
        <w:rPr>
          <w:rFonts w:hint="eastAsia"/>
          <w:color w:val="auto"/>
          <w:sz w:val="24"/>
        </w:rPr>
        <w:t>：属下在。</w:t>
      </w:r>
    </w:p>
    <w:p w14:paraId="55216EEA">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（暗藏狠厉）：既然某些</w:t>
      </w:r>
      <w:r>
        <w:rPr>
          <w:rFonts w:hint="eastAsia"/>
          <w:color w:val="auto"/>
          <w:sz w:val="24"/>
          <w:lang w:eastAsia="zh-CN"/>
        </w:rPr>
        <w:t>流言该断</w:t>
      </w:r>
      <w:r>
        <w:rPr>
          <w:rFonts w:hint="eastAsia"/>
          <w:color w:val="auto"/>
          <w:sz w:val="24"/>
        </w:rPr>
        <w:t>，就该让它断得更彻底，免得丢人现眼，你说是不是？</w:t>
      </w:r>
    </w:p>
    <w:p w14:paraId="51391FCE">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星云</w:t>
      </w:r>
      <w:r>
        <w:rPr>
          <w:rFonts w:hint="eastAsia"/>
          <w:color w:val="auto"/>
          <w:sz w:val="24"/>
        </w:rPr>
        <w:t>心领神会，沉声应下。</w:t>
      </w:r>
    </w:p>
    <w:p w14:paraId="5CC2BE56">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eastAsia="zh-CN"/>
        </w:rPr>
        <w:t>洛倾澜</w:t>
      </w:r>
      <w:r>
        <w:rPr>
          <w:rFonts w:hint="eastAsia"/>
          <w:color w:val="auto"/>
          <w:sz w:val="24"/>
        </w:rPr>
        <w:t>站在一旁，望着</w:t>
      </w:r>
      <w:r>
        <w:rPr>
          <w:rFonts w:hint="eastAsia"/>
          <w:color w:val="auto"/>
          <w:sz w:val="24"/>
          <w:lang w:eastAsia="zh-CN"/>
        </w:rPr>
        <w:t>凤昭</w:t>
      </w:r>
      <w:r>
        <w:rPr>
          <w:rFonts w:hint="eastAsia"/>
          <w:color w:val="auto"/>
          <w:sz w:val="24"/>
        </w:rPr>
        <w:t>的侧脸，</w:t>
      </w:r>
      <w:r>
        <w:rPr>
          <w:rFonts w:hint="eastAsia"/>
          <w:color w:val="auto"/>
          <w:sz w:val="24"/>
          <w:lang w:val="en-US" w:eastAsia="zh-CN"/>
        </w:rPr>
        <w:t>眼泪翻涌。</w:t>
      </w:r>
    </w:p>
    <w:p w14:paraId="662E42CD">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凤昭</w:t>
      </w:r>
      <w:r>
        <w:rPr>
          <w:rFonts w:hint="eastAsia"/>
          <w:color w:val="auto"/>
          <w:sz w:val="24"/>
        </w:rPr>
        <w:t>转回头，看向</w:t>
      </w:r>
      <w:r>
        <w:rPr>
          <w:rFonts w:hint="eastAsia"/>
          <w:color w:val="auto"/>
          <w:sz w:val="24"/>
          <w:lang w:eastAsia="zh-CN"/>
        </w:rPr>
        <w:t>洛倾澜</w:t>
      </w:r>
      <w:r>
        <w:rPr>
          <w:rFonts w:hint="eastAsia"/>
          <w:color w:val="auto"/>
          <w:sz w:val="24"/>
        </w:rPr>
        <w:t>，眉眼瞬间褪去冷厉，只剩温柔。</w:t>
      </w:r>
    </w:p>
    <w:p w14:paraId="6727F906">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她伸手，轻轻擦去他眼角残留的泪珠。</w:t>
      </w:r>
    </w:p>
    <w:p w14:paraId="51997357">
      <w:pPr>
        <w:bidi w:val="0"/>
        <w:adjustRightInd w:val="0"/>
        <w:snapToGrid w:val="0"/>
        <w:spacing w:beforeLines="0" w:afterLines="0" w:line="360" w:lineRule="auto"/>
        <w:jc w:val="left"/>
        <w:rPr>
          <w:rFonts w:hint="eastAsia"/>
          <w:color w:val="auto"/>
          <w:sz w:val="24"/>
        </w:rPr>
      </w:pPr>
      <w:r>
        <w:rPr>
          <w:rFonts w:hint="eastAsia"/>
          <w:color w:val="auto"/>
          <w:sz w:val="24"/>
          <w:lang w:eastAsia="zh-CN"/>
        </w:rPr>
        <w:t>凤昭</w:t>
      </w:r>
      <w:r>
        <w:rPr>
          <w:rFonts w:hint="eastAsia"/>
          <w:color w:val="auto"/>
          <w:sz w:val="24"/>
        </w:rPr>
        <w:t>：以后有我在，谁也别想再伤你分毫。</w:t>
      </w:r>
    </w:p>
    <w:p w14:paraId="7377A8C6">
      <w:pPr>
        <w:bidi w:val="0"/>
        <w:adjustRightInd w:val="0"/>
        <w:snapToGrid w:val="0"/>
        <w:spacing w:beforeLines="0" w:afterLines="0" w:line="360" w:lineRule="auto"/>
        <w:jc w:val="left"/>
        <w:rPr>
          <w:rFonts w:hint="default" w:eastAsiaTheme="minorEastAsia"/>
          <w:color w:val="auto"/>
          <w:sz w:val="24"/>
          <w:lang w:val="en-US" w:eastAsia="zh-CN"/>
        </w:rPr>
      </w:pPr>
      <w:r>
        <w:rPr>
          <w:rFonts w:hint="eastAsia"/>
          <w:color w:val="auto"/>
          <w:sz w:val="24"/>
          <w:lang w:val="en-US" w:eastAsia="zh-CN"/>
        </w:rPr>
        <w:t>洛倾澜心中大动眼眸颤动轻声应下。</w:t>
      </w:r>
    </w:p>
    <w:p w14:paraId="2345AA2D">
      <w:pPr>
        <w:bidi w:val="0"/>
        <w:adjustRightInd w:val="0"/>
        <w:snapToGrid w:val="0"/>
        <w:spacing w:beforeLines="0" w:afterLines="0" w:line="360" w:lineRule="auto"/>
        <w:jc w:val="left"/>
        <w:rPr>
          <w:rFonts w:hint="eastAsia"/>
          <w:color w:val="auto"/>
          <w:sz w:val="24"/>
          <w:lang w:val="en-US" w:eastAsia="zh-CN"/>
        </w:rPr>
      </w:pPr>
    </w:p>
    <w:p w14:paraId="0725BDBA">
      <w:pPr>
        <w:bidi w:val="0"/>
        <w:adjustRightInd w:val="0"/>
        <w:snapToGrid w:val="0"/>
        <w:spacing w:beforeLines="0" w:afterLines="0" w:line="360" w:lineRule="auto"/>
        <w:jc w:val="left"/>
        <w:rPr>
          <w:rFonts w:hint="eastAsia"/>
          <w:color w:val="auto"/>
          <w:sz w:val="24"/>
          <w:u w:val="single"/>
        </w:rPr>
      </w:pPr>
      <w:r>
        <w:rPr>
          <w:rFonts w:hint="eastAsia"/>
          <w:color w:val="auto"/>
          <w:sz w:val="24"/>
          <w:u w:val="single"/>
          <w:lang w:val="en-US" w:eastAsia="zh-CN"/>
        </w:rPr>
        <w:t>5</w:t>
      </w:r>
      <w:r>
        <w:rPr>
          <w:rFonts w:hint="eastAsia"/>
          <w:color w:val="auto"/>
          <w:sz w:val="24"/>
          <w:szCs w:val="24"/>
          <w:u w:val="single"/>
          <w:lang w:val="en-US" w:eastAsia="zh-CN"/>
        </w:rPr>
        <w:t>3</w:t>
      </w:r>
      <w:r>
        <w:rPr>
          <w:rFonts w:hint="eastAsia"/>
          <w:color w:val="auto"/>
          <w:sz w:val="24"/>
          <w:u w:val="single"/>
          <w:lang w:val="en-US" w:eastAsia="zh-CN"/>
        </w:rPr>
        <w:t xml:space="preserve">-2 日 外 </w:t>
      </w:r>
      <w:r>
        <w:rPr>
          <w:rFonts w:hint="eastAsia"/>
          <w:color w:val="auto"/>
          <w:sz w:val="24"/>
          <w:u w:val="single"/>
        </w:rPr>
        <w:t>边境官道</w:t>
      </w:r>
    </w:p>
    <w:p w14:paraId="50B09B80">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rPr>
        <w:t>北地</w:t>
      </w:r>
      <w:r>
        <w:rPr>
          <w:rFonts w:hint="eastAsia"/>
          <w:color w:val="auto"/>
          <w:sz w:val="24"/>
          <w:lang w:eastAsia="zh-CN"/>
        </w:rPr>
        <w:t>秦</w:t>
      </w:r>
      <w:r>
        <w:rPr>
          <w:rFonts w:hint="eastAsia"/>
          <w:color w:val="auto"/>
          <w:sz w:val="24"/>
        </w:rPr>
        <w:t>氏车队缓缓前行，旌旗上绣着北地图腾，气势沉稳。</w:t>
      </w:r>
    </w:p>
    <w:p w14:paraId="05C524BD">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秦琥</w:t>
      </w:r>
      <w:r>
        <w:rPr>
          <w:rFonts w:hint="eastAsia"/>
          <w:color w:val="auto"/>
          <w:sz w:val="24"/>
        </w:rPr>
        <w:t>端坐马车之中，神色端庄，目光望向</w:t>
      </w:r>
      <w:r>
        <w:rPr>
          <w:rFonts w:hint="eastAsia"/>
          <w:color w:val="auto"/>
          <w:sz w:val="24"/>
          <w:lang w:eastAsia="zh-CN"/>
        </w:rPr>
        <w:t>天姒</w:t>
      </w:r>
      <w:r>
        <w:rPr>
          <w:rFonts w:hint="eastAsia"/>
          <w:color w:val="auto"/>
          <w:sz w:val="24"/>
        </w:rPr>
        <w:t>朝都城方向。</w:t>
      </w:r>
    </w:p>
    <w:p w14:paraId="5C8ECA10">
      <w:pPr>
        <w:bidi w:val="0"/>
        <w:adjustRightInd w:val="0"/>
        <w:snapToGrid w:val="0"/>
        <w:spacing w:beforeLines="0" w:afterLines="0" w:line="360" w:lineRule="auto"/>
        <w:jc w:val="left"/>
        <w:rPr>
          <w:rFonts w:hint="eastAsia"/>
          <w:color w:val="auto"/>
          <w:sz w:val="24"/>
        </w:rPr>
      </w:pPr>
      <w:r>
        <w:rPr>
          <w:rFonts w:hint="eastAsia"/>
          <w:color w:val="auto"/>
          <w:sz w:val="24"/>
          <w:lang w:eastAsia="zh-CN"/>
        </w:rPr>
        <w:t>秦琥</w:t>
      </w:r>
      <w:r>
        <w:rPr>
          <w:rFonts w:hint="eastAsia"/>
          <w:color w:val="auto"/>
          <w:sz w:val="24"/>
        </w:rPr>
        <w:t>语气沉稳，威严有度：此番入都，赴女帝宫宴，再往</w:t>
      </w:r>
      <w:r>
        <w:rPr>
          <w:rFonts w:hint="eastAsia"/>
          <w:color w:val="auto"/>
          <w:sz w:val="24"/>
          <w:lang w:eastAsia="zh-CN"/>
        </w:rPr>
        <w:t>宸王</w:t>
      </w:r>
      <w:r>
        <w:rPr>
          <w:rFonts w:hint="eastAsia"/>
          <w:color w:val="auto"/>
          <w:sz w:val="24"/>
        </w:rPr>
        <w:t>府拜见，切记谨言慎行。</w:t>
      </w:r>
    </w:p>
    <w:p w14:paraId="176AF9D4">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val="en-US" w:eastAsia="zh-CN"/>
        </w:rPr>
        <w:t>另一</w:t>
      </w:r>
      <w:r>
        <w:rPr>
          <w:rFonts w:hint="eastAsia"/>
          <w:color w:val="auto"/>
          <w:sz w:val="24"/>
        </w:rPr>
        <w:t>匹骏马上，端坐着</w:t>
      </w:r>
      <w:r>
        <w:rPr>
          <w:rFonts w:hint="eastAsia"/>
          <w:color w:val="auto"/>
          <w:sz w:val="24"/>
          <w:lang w:eastAsia="zh-CN"/>
        </w:rPr>
        <w:t>秦</w:t>
      </w:r>
      <w:r>
        <w:rPr>
          <w:rFonts w:hint="eastAsia"/>
          <w:color w:val="auto"/>
          <w:sz w:val="24"/>
        </w:rPr>
        <w:t>珀</w:t>
      </w:r>
      <w:r>
        <w:rPr>
          <w:rFonts w:hint="eastAsia"/>
          <w:color w:val="auto"/>
          <w:sz w:val="24"/>
          <w:lang w:eastAsia="zh-CN"/>
        </w:rPr>
        <w:t>，</w:t>
      </w:r>
      <w:r>
        <w:rPr>
          <w:rFonts w:hint="eastAsia"/>
          <w:color w:val="auto"/>
          <w:sz w:val="24"/>
        </w:rPr>
        <w:t>锦衣玉饰，眉眼明媚，嘴角噙着笑意，轻松散漫。</w:t>
      </w:r>
    </w:p>
    <w:p w14:paraId="596ABACC">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秦</w:t>
      </w:r>
      <w:r>
        <w:rPr>
          <w:rFonts w:hint="eastAsia"/>
          <w:color w:val="auto"/>
          <w:sz w:val="24"/>
        </w:rPr>
        <w:t>珀策马靠近兄长，手肘轻撞</w:t>
      </w:r>
      <w:r>
        <w:rPr>
          <w:rFonts w:hint="eastAsia"/>
          <w:color w:val="auto"/>
          <w:sz w:val="24"/>
          <w:lang w:eastAsia="zh-CN"/>
        </w:rPr>
        <w:t>秦</w:t>
      </w:r>
      <w:r>
        <w:rPr>
          <w:rFonts w:hint="eastAsia"/>
          <w:color w:val="auto"/>
          <w:sz w:val="24"/>
        </w:rPr>
        <w:t>琥，语气戏谑，调笑开口</w:t>
      </w:r>
    </w:p>
    <w:p w14:paraId="1A9C2EEA">
      <w:pPr>
        <w:bidi w:val="0"/>
        <w:adjustRightInd w:val="0"/>
        <w:snapToGrid w:val="0"/>
        <w:spacing w:beforeLines="0" w:afterLines="0" w:line="360" w:lineRule="auto"/>
        <w:jc w:val="left"/>
        <w:rPr>
          <w:rFonts w:hint="default" w:eastAsiaTheme="minorEastAsia"/>
          <w:color w:val="auto"/>
          <w:sz w:val="24"/>
          <w:lang w:val="en-US" w:eastAsia="zh-CN"/>
        </w:rPr>
      </w:pPr>
      <w:r>
        <w:rPr>
          <w:rFonts w:hint="eastAsia"/>
          <w:color w:val="auto"/>
          <w:sz w:val="24"/>
          <w:lang w:val="en-US" w:eastAsia="zh-CN"/>
        </w:rPr>
        <w:t>秦珀</w:t>
      </w:r>
      <w:r>
        <w:rPr>
          <w:rFonts w:hint="eastAsia"/>
          <w:color w:val="auto"/>
          <w:sz w:val="24"/>
        </w:rPr>
        <w:t>：世人皆痴恋</w:t>
      </w:r>
      <w:r>
        <w:rPr>
          <w:rFonts w:hint="eastAsia"/>
          <w:color w:val="auto"/>
          <w:sz w:val="24"/>
          <w:lang w:eastAsia="zh-CN"/>
        </w:rPr>
        <w:t>宸王</w:t>
      </w:r>
      <w:r>
        <w:rPr>
          <w:rFonts w:hint="eastAsia"/>
          <w:color w:val="auto"/>
          <w:sz w:val="24"/>
        </w:rPr>
        <w:t>风华，倾心不已。</w:t>
      </w:r>
      <w:r>
        <w:rPr>
          <w:rFonts w:hint="eastAsia"/>
          <w:color w:val="auto"/>
          <w:sz w:val="24"/>
          <w:lang w:val="en-US" w:eastAsia="zh-CN"/>
        </w:rPr>
        <w:t>没想到哥哥也不例外</w:t>
      </w:r>
      <w:r>
        <w:rPr>
          <w:rFonts w:hint="eastAsia"/>
          <w:color w:val="auto"/>
          <w:sz w:val="24"/>
          <w:lang w:eastAsia="zh-CN"/>
        </w:rPr>
        <w:t>，</w:t>
      </w:r>
      <w:r>
        <w:rPr>
          <w:rFonts w:hint="eastAsia"/>
          <w:color w:val="auto"/>
          <w:sz w:val="24"/>
        </w:rPr>
        <w:t>还特意亲自猎下幼虎，千里相送，以表心意。</w:t>
      </w:r>
      <w:r>
        <w:rPr>
          <w:rFonts w:hint="eastAsia"/>
          <w:color w:val="auto"/>
          <w:sz w:val="24"/>
          <w:lang w:eastAsia="zh-CN"/>
        </w:rPr>
        <w:t>（</w:t>
      </w:r>
      <w:r>
        <w:rPr>
          <w:rFonts w:hint="eastAsia"/>
          <w:color w:val="auto"/>
          <w:sz w:val="24"/>
        </w:rPr>
        <w:t>他摊摊手，语气带着几分惋惜</w:t>
      </w:r>
      <w:r>
        <w:rPr>
          <w:rFonts w:hint="eastAsia"/>
          <w:color w:val="auto"/>
          <w:sz w:val="24"/>
          <w:lang w:eastAsia="zh-CN"/>
        </w:rPr>
        <w:t>）</w:t>
      </w:r>
      <w:r>
        <w:rPr>
          <w:rFonts w:hint="eastAsia"/>
          <w:color w:val="auto"/>
          <w:sz w:val="24"/>
        </w:rPr>
        <w:t>只可惜啊，石沉大海，半点儿回音都没收到。</w:t>
      </w:r>
      <w:r>
        <w:rPr>
          <w:rFonts w:hint="eastAsia"/>
          <w:color w:val="auto"/>
          <w:sz w:val="24"/>
          <w:lang w:val="en-US" w:eastAsia="zh-CN"/>
        </w:rPr>
        <w:t>不像我同月弦......</w:t>
      </w:r>
    </w:p>
    <w:p w14:paraId="46FAB6F2">
      <w:pPr>
        <w:bidi w:val="0"/>
        <w:adjustRightInd w:val="0"/>
        <w:snapToGrid w:val="0"/>
        <w:spacing w:beforeLines="0" w:afterLines="0" w:line="360" w:lineRule="auto"/>
        <w:jc w:val="left"/>
        <w:rPr>
          <w:rFonts w:hint="eastAsia"/>
          <w:color w:val="auto"/>
          <w:sz w:val="24"/>
        </w:rPr>
      </w:pPr>
      <w:r>
        <w:rPr>
          <w:rFonts w:hint="default"/>
          <w:color w:val="auto"/>
          <w:sz w:val="24"/>
          <w:lang w:val="en-US" w:eastAsia="zh-CN"/>
        </w:rPr>
        <w:t>△</w:t>
      </w:r>
      <w:r>
        <w:rPr>
          <w:rFonts w:hint="eastAsia"/>
          <w:color w:val="auto"/>
          <w:sz w:val="24"/>
          <w:lang w:eastAsia="zh-CN"/>
        </w:rPr>
        <w:t>秦</w:t>
      </w:r>
      <w:r>
        <w:rPr>
          <w:rFonts w:hint="eastAsia"/>
          <w:color w:val="auto"/>
          <w:sz w:val="24"/>
        </w:rPr>
        <w:t>琥握着缰绳的手指微微收紧，却依旧沉默。目光遥遥望向</w:t>
      </w:r>
      <w:r>
        <w:rPr>
          <w:rFonts w:hint="eastAsia"/>
          <w:color w:val="auto"/>
          <w:sz w:val="24"/>
          <w:lang w:eastAsia="zh-CN"/>
        </w:rPr>
        <w:t>天姒</w:t>
      </w:r>
      <w:r>
        <w:rPr>
          <w:rFonts w:hint="eastAsia"/>
          <w:color w:val="auto"/>
          <w:sz w:val="24"/>
        </w:rPr>
        <w:t>腹地，眼神悠远。风扬起他的衣袍，发丝轻动，神色温柔又怅然。</w:t>
      </w:r>
    </w:p>
    <w:p w14:paraId="0BFB8C23">
      <w:pPr>
        <w:bidi w:val="0"/>
        <w:adjustRightInd w:val="0"/>
        <w:snapToGrid w:val="0"/>
        <w:spacing w:beforeLines="0" w:afterLines="0" w:line="360" w:lineRule="auto"/>
        <w:jc w:val="left"/>
        <w:rPr>
          <w:rFonts w:hint="eastAsia"/>
          <w:color w:val="auto"/>
          <w:sz w:val="24"/>
        </w:rPr>
      </w:pPr>
      <w:r>
        <w:rPr>
          <w:rFonts w:hint="eastAsia"/>
          <w:color w:val="auto"/>
          <w:sz w:val="24"/>
          <w:lang w:eastAsia="zh-CN"/>
        </w:rPr>
        <w:t>秦</w:t>
      </w:r>
      <w:r>
        <w:rPr>
          <w:rFonts w:hint="eastAsia"/>
          <w:color w:val="auto"/>
          <w:sz w:val="24"/>
        </w:rPr>
        <w:t>琥OS（</w:t>
      </w:r>
      <w:r>
        <w:rPr>
          <w:rFonts w:hint="eastAsia"/>
          <w:color w:val="auto"/>
          <w:sz w:val="24"/>
          <w:lang w:val="en-US" w:eastAsia="zh-CN"/>
        </w:rPr>
        <w:t>闭上眼</w:t>
      </w:r>
      <w:r>
        <w:rPr>
          <w:rFonts w:hint="eastAsia"/>
          <w:color w:val="auto"/>
          <w:sz w:val="24"/>
        </w:rPr>
        <w:t>声音低沉，满是眷恋）：</w:t>
      </w:r>
      <w:r>
        <w:rPr>
          <w:rFonts w:hint="eastAsia"/>
          <w:color w:val="auto"/>
          <w:sz w:val="24"/>
          <w:lang w:eastAsia="zh-CN"/>
        </w:rPr>
        <w:t>宸王</w:t>
      </w:r>
      <w:r>
        <w:rPr>
          <w:rFonts w:hint="eastAsia"/>
          <w:color w:val="auto"/>
          <w:sz w:val="24"/>
        </w:rPr>
        <w:t>……</w:t>
      </w:r>
    </w:p>
    <w:p w14:paraId="46F536FF">
      <w:pPr>
        <w:bidi w:val="0"/>
        <w:adjustRightInd w:val="0"/>
        <w:snapToGrid w:val="0"/>
        <w:spacing w:beforeLines="0" w:afterLines="0" w:line="360" w:lineRule="auto"/>
        <w:jc w:val="left"/>
        <w:rPr>
          <w:rFonts w:hint="eastAsia"/>
          <w:color w:val="auto"/>
          <w:sz w:val="24"/>
        </w:rPr>
      </w:pPr>
      <w:r>
        <w:rPr>
          <w:rFonts w:hint="eastAsia"/>
          <w:color w:val="auto"/>
          <w:sz w:val="24"/>
        </w:rPr>
        <w:t>【闪回】</w:t>
      </w:r>
    </w:p>
    <w:p w14:paraId="7E95F25F">
      <w:pPr>
        <w:bidi w:val="0"/>
        <w:adjustRightInd w:val="0"/>
        <w:snapToGrid w:val="0"/>
        <w:spacing w:beforeLines="0" w:afterLines="0" w:line="360" w:lineRule="auto"/>
        <w:jc w:val="left"/>
        <w:rPr>
          <w:rFonts w:hint="eastAsia"/>
          <w:color w:val="auto"/>
          <w:sz w:val="24"/>
        </w:rPr>
      </w:pPr>
      <w:r>
        <w:rPr>
          <w:rFonts w:hint="eastAsia"/>
          <w:color w:val="auto"/>
          <w:sz w:val="24"/>
        </w:rPr>
        <w:t>沙场之上，硝烟未散，</w:t>
      </w:r>
      <w:r>
        <w:rPr>
          <w:rFonts w:hint="eastAsia"/>
          <w:color w:val="auto"/>
          <w:sz w:val="24"/>
          <w:lang w:eastAsia="zh-CN"/>
        </w:rPr>
        <w:t>宸王</w:t>
      </w:r>
      <w:r>
        <w:rPr>
          <w:rFonts w:hint="eastAsia"/>
          <w:color w:val="auto"/>
          <w:sz w:val="24"/>
        </w:rPr>
        <w:t>一身银甲，胜仗归来，万众瞩目。</w:t>
      </w:r>
    </w:p>
    <w:p w14:paraId="59C04CB9">
      <w:pPr>
        <w:bidi w:val="0"/>
        <w:adjustRightInd w:val="0"/>
        <w:snapToGrid w:val="0"/>
        <w:spacing w:beforeLines="0" w:afterLines="0" w:line="360" w:lineRule="auto"/>
        <w:jc w:val="left"/>
        <w:rPr>
          <w:rFonts w:hint="eastAsia"/>
          <w:color w:val="auto"/>
          <w:sz w:val="24"/>
        </w:rPr>
      </w:pPr>
      <w:r>
        <w:rPr>
          <w:rFonts w:hint="eastAsia"/>
          <w:color w:val="auto"/>
          <w:sz w:val="24"/>
        </w:rPr>
        <w:t>阳光洒在她身上，耀眼得让人不敢直视。</w:t>
      </w:r>
    </w:p>
    <w:p w14:paraId="0F718F64">
      <w:pPr>
        <w:bidi w:val="0"/>
        <w:adjustRightInd w:val="0"/>
        <w:snapToGrid w:val="0"/>
        <w:spacing w:beforeLines="0" w:afterLines="0" w:line="360" w:lineRule="auto"/>
        <w:jc w:val="left"/>
        <w:rPr>
          <w:rFonts w:hint="default" w:eastAsiaTheme="minorEastAsia"/>
          <w:color w:val="auto"/>
          <w:sz w:val="24"/>
          <w:lang w:val="en-US" w:eastAsia="zh-CN"/>
        </w:rPr>
      </w:pPr>
      <w:r>
        <w:rPr>
          <w:rFonts w:hint="eastAsia"/>
          <w:color w:val="auto"/>
          <w:sz w:val="24"/>
          <w:lang w:eastAsia="zh-CN"/>
        </w:rPr>
        <w:t>【</w:t>
      </w:r>
      <w:r>
        <w:rPr>
          <w:rFonts w:hint="eastAsia"/>
          <w:color w:val="auto"/>
          <w:sz w:val="24"/>
          <w:lang w:val="en-US" w:eastAsia="zh-CN"/>
        </w:rPr>
        <w:t>闪回结束】</w:t>
      </w:r>
    </w:p>
    <w:p w14:paraId="1B135BE9">
      <w:pPr>
        <w:bidi w:val="0"/>
        <w:adjustRightInd w:val="0"/>
        <w:snapToGrid w:val="0"/>
        <w:spacing w:beforeLines="0" w:afterLines="0" w:line="360" w:lineRule="auto"/>
        <w:jc w:val="left"/>
        <w:rPr>
          <w:rFonts w:hint="eastAsia"/>
          <w:color w:val="auto"/>
          <w:sz w:val="24"/>
        </w:rPr>
      </w:pPr>
      <w:r>
        <w:rPr>
          <w:rFonts w:hint="eastAsia"/>
          <w:color w:val="auto"/>
          <w:sz w:val="24"/>
          <w:lang w:eastAsia="zh-CN"/>
        </w:rPr>
        <w:t>秦</w:t>
      </w:r>
      <w:r>
        <w:rPr>
          <w:rFonts w:hint="eastAsia"/>
          <w:color w:val="auto"/>
          <w:sz w:val="24"/>
        </w:rPr>
        <w:t>琥（轻声呢喃，深情滚烫）：马上英姿，此生难忘。</w:t>
      </w:r>
    </w:p>
    <w:p w14:paraId="084CCE1F">
      <w:pPr>
        <w:bidi w:val="0"/>
        <w:adjustRightInd w:val="0"/>
        <w:snapToGrid w:val="0"/>
        <w:spacing w:beforeLines="0" w:afterLines="0" w:line="360" w:lineRule="auto"/>
        <w:jc w:val="left"/>
        <w:rPr>
          <w:rFonts w:hint="eastAsia"/>
          <w:color w:val="auto"/>
          <w:sz w:val="24"/>
        </w:rPr>
      </w:pPr>
      <w:r>
        <w:rPr>
          <w:rFonts w:hint="eastAsia"/>
          <w:color w:val="auto"/>
          <w:sz w:val="24"/>
        </w:rPr>
        <w:t>他缓缓睁眼，眼底只剩坚定与执念。</w:t>
      </w:r>
    </w:p>
    <w:p w14:paraId="3A07D389">
      <w:pPr>
        <w:bidi w:val="0"/>
        <w:adjustRightInd w:val="0"/>
        <w:snapToGrid w:val="0"/>
        <w:spacing w:beforeLines="0" w:afterLines="0" w:line="360" w:lineRule="auto"/>
        <w:jc w:val="left"/>
        <w:rPr>
          <w:rFonts w:hint="default" w:eastAsiaTheme="minorEastAsia"/>
          <w:color w:val="auto"/>
          <w:sz w:val="24"/>
          <w:lang w:val="en-US" w:eastAsia="zh-CN"/>
        </w:rPr>
      </w:pPr>
      <w:r>
        <w:rPr>
          <w:rFonts w:hint="eastAsia"/>
          <w:color w:val="auto"/>
          <w:sz w:val="24"/>
          <w:lang w:eastAsia="zh-CN"/>
        </w:rPr>
        <w:t>【</w:t>
      </w:r>
      <w:r>
        <w:rPr>
          <w:rFonts w:hint="eastAsia"/>
          <w:color w:val="auto"/>
          <w:sz w:val="24"/>
          <w:lang w:val="en-US" w:eastAsia="zh-CN"/>
        </w:rPr>
        <w:t>结尾卡点】</w:t>
      </w:r>
      <w:r>
        <w:rPr>
          <w:rFonts w:hint="eastAsia"/>
          <w:color w:val="auto"/>
          <w:sz w:val="24"/>
          <w:lang w:eastAsia="zh-CN"/>
        </w:rPr>
        <w:t>秦</w:t>
      </w:r>
      <w:r>
        <w:rPr>
          <w:rFonts w:hint="eastAsia"/>
          <w:color w:val="auto"/>
          <w:sz w:val="24"/>
        </w:rPr>
        <w:t>琥（低声自语，语气笃定）：此番入都，定要再见她一面。</w:t>
      </w:r>
      <w:r>
        <w:rPr>
          <w:rFonts w:hint="eastAsia"/>
          <w:color w:val="auto"/>
          <w:sz w:val="24"/>
          <w:lang w:val="en-US" w:eastAsia="zh-CN"/>
        </w:rPr>
        <w:t>告诉她，我的心意。</w:t>
      </w:r>
    </w:p>
    <w:p w14:paraId="0469D715">
      <w:pPr>
        <w:bidi w:val="0"/>
        <w:adjustRightInd w:val="0"/>
        <w:snapToGrid w:val="0"/>
        <w:spacing w:beforeLines="0" w:afterLines="0" w:line="360" w:lineRule="auto"/>
        <w:jc w:val="left"/>
        <w:rPr>
          <w:rFonts w:hint="eastAsia"/>
          <w:color w:val="auto"/>
          <w:sz w:val="24"/>
        </w:rPr>
      </w:pPr>
    </w:p>
    <w:p w14:paraId="458FBE5E">
      <w:pPr>
        <w:bidi w:val="0"/>
        <w:adjustRightInd w:val="0"/>
        <w:snapToGrid w:val="0"/>
        <w:spacing w:beforeLines="0" w:afterLines="0" w:line="360" w:lineRule="auto"/>
        <w:jc w:val="left"/>
        <w:rPr>
          <w:rFonts w:hint="eastAsia"/>
          <w:color w:val="auto"/>
          <w:sz w:val="24"/>
        </w:rPr>
      </w:pPr>
    </w:p>
    <w:p w14:paraId="4BF31BA0">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四</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入府拜会</w:t>
      </w:r>
      <w:r>
        <w:rPr>
          <w:rFonts w:hint="eastAsia"/>
          <w:color w:val="auto"/>
          <w:sz w:val="24"/>
          <w:lang w:val="en-US" w:eastAsia="zh-CN"/>
        </w:rPr>
        <w:t xml:space="preserve"> </w:t>
      </w:r>
      <w:r>
        <w:rPr>
          <w:rFonts w:hint="default"/>
          <w:color w:val="auto"/>
          <w:sz w:val="24"/>
          <w:lang w:val="en-US" w:eastAsia="zh-CN"/>
        </w:rPr>
        <w:t>初提亲事</w:t>
      </w:r>
    </w:p>
    <w:p w14:paraId="1B4C110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4</w:t>
      </w:r>
      <w:r>
        <w:rPr>
          <w:rFonts w:hint="eastAsia"/>
          <w:color w:val="auto"/>
          <w:sz w:val="24"/>
          <w:u w:val="single"/>
          <w:lang w:val="en-US" w:eastAsia="zh-CN"/>
        </w:rPr>
        <w:t>-1 黄昏 内 宸王府</w:t>
      </w:r>
    </w:p>
    <w:p w14:paraId="5AA187F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△王府前院待客厅，暮色染透窗棂，殿内烛火初燃，鎏金烛台映着满桌精致酒菜。</w:t>
      </w:r>
    </w:p>
    <w:p w14:paraId="785A352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身着墨色暗纹锦袍，端坐主位，指尖轻叩桌沿，见</w:t>
      </w:r>
      <w:r>
        <w:rPr>
          <w:rFonts w:hint="eastAsia"/>
          <w:color w:val="auto"/>
          <w:sz w:val="24"/>
          <w:lang w:val="en-US" w:eastAsia="zh-CN"/>
        </w:rPr>
        <w:t>秦琥</w:t>
      </w:r>
      <w:r>
        <w:rPr>
          <w:rFonts w:hint="default"/>
          <w:color w:val="auto"/>
          <w:sz w:val="24"/>
          <w:lang w:val="en-US" w:eastAsia="zh-CN"/>
        </w:rPr>
        <w:t>进门，眉眼微抬，笑意温淡。</w:t>
      </w:r>
    </w:p>
    <w:p w14:paraId="2D89D0B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膝盖猛地弯下，腰身弯得极低行礼一丝不苟</w:t>
      </w:r>
    </w:p>
    <w:p w14:paraId="0AE59DC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：殿下！</w:t>
      </w:r>
    </w:p>
    <w:p w14:paraId="5A47BB5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伸手虚扶其臂：</w:t>
      </w:r>
      <w:r>
        <w:rPr>
          <w:rFonts w:hint="eastAsia"/>
          <w:color w:val="auto"/>
          <w:sz w:val="24"/>
          <w:lang w:val="en-US" w:eastAsia="zh-CN"/>
        </w:rPr>
        <w:t>将军</w:t>
      </w:r>
      <w:r>
        <w:rPr>
          <w:rFonts w:hint="default"/>
          <w:color w:val="auto"/>
          <w:sz w:val="24"/>
          <w:lang w:val="en-US" w:eastAsia="zh-CN"/>
        </w:rPr>
        <w:t>免礼。此番远道而来，舟车劳顿，实在辛苦，本王聊备薄宴，迎一迎将军。</w:t>
      </w:r>
    </w:p>
    <w:p w14:paraId="4785B3E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直起</w:t>
      </w:r>
      <w:r>
        <w:rPr>
          <w:rFonts w:hint="eastAsia"/>
          <w:color w:val="auto"/>
          <w:sz w:val="24"/>
          <w:lang w:val="en-US" w:eastAsia="zh-CN"/>
        </w:rPr>
        <w:t>身。</w:t>
      </w:r>
    </w:p>
    <w:p w14:paraId="0B1DEC1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：殿下言重了！光是想着能来凤京见殿下，我便满心欢喜，半点不觉得累！</w:t>
      </w:r>
    </w:p>
    <w:p w14:paraId="6239548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△二人相携入席，分宾主坐下，侍女斟酒布菜。</w:t>
      </w:r>
    </w:p>
    <w:p w14:paraId="37152F9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秦琥突然下跪</w:t>
      </w:r>
      <w:r>
        <w:rPr>
          <w:rFonts w:hint="default"/>
          <w:color w:val="auto"/>
          <w:sz w:val="24"/>
          <w:lang w:val="en-US" w:eastAsia="zh-CN"/>
        </w:rPr>
        <w:t>：殿下，</w:t>
      </w:r>
      <w:r>
        <w:rPr>
          <w:rFonts w:hint="eastAsia"/>
          <w:color w:val="auto"/>
          <w:sz w:val="24"/>
          <w:lang w:val="en-US" w:eastAsia="zh-CN"/>
        </w:rPr>
        <w:t>属下有个不情之请。</w:t>
      </w:r>
      <w:r>
        <w:rPr>
          <w:rFonts w:hint="default"/>
          <w:color w:val="auto"/>
          <w:sz w:val="24"/>
          <w:lang w:val="en-US" w:eastAsia="zh-CN"/>
        </w:rPr>
        <w:t>我家小</w:t>
      </w:r>
      <w:r>
        <w:rPr>
          <w:rFonts w:hint="eastAsia"/>
          <w:color w:val="auto"/>
          <w:sz w:val="24"/>
          <w:lang w:val="en-US" w:eastAsia="zh-CN"/>
        </w:rPr>
        <w:t>弟此前</w:t>
      </w:r>
      <w:r>
        <w:rPr>
          <w:rFonts w:hint="default"/>
          <w:color w:val="auto"/>
          <w:sz w:val="24"/>
          <w:lang w:val="en-US" w:eastAsia="zh-CN"/>
        </w:rPr>
        <w:t>与殿下身边的女官</w:t>
      </w:r>
      <w:r>
        <w:rPr>
          <w:rFonts w:hint="eastAsia"/>
          <w:color w:val="auto"/>
          <w:sz w:val="24"/>
          <w:lang w:val="en-US" w:eastAsia="zh-CN"/>
        </w:rPr>
        <w:t>月弦</w:t>
      </w:r>
      <w:r>
        <w:rPr>
          <w:rFonts w:hint="default"/>
          <w:color w:val="auto"/>
          <w:sz w:val="24"/>
          <w:lang w:val="en-US" w:eastAsia="zh-CN"/>
        </w:rPr>
        <w:t>姑娘情投意合，不知殿下可否成全这桩美事？</w:t>
      </w:r>
    </w:p>
    <w:p w14:paraId="24B4A7A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侧头看向身旁立着的</w:t>
      </w:r>
      <w:r>
        <w:rPr>
          <w:rFonts w:hint="eastAsia"/>
          <w:color w:val="auto"/>
          <w:sz w:val="24"/>
          <w:lang w:val="en-US" w:eastAsia="zh-CN"/>
        </w:rPr>
        <w:t>月弦</w:t>
      </w:r>
      <w:r>
        <w:rPr>
          <w:rFonts w:hint="default"/>
          <w:color w:val="auto"/>
          <w:sz w:val="24"/>
          <w:lang w:val="en-US" w:eastAsia="zh-CN"/>
        </w:rPr>
        <w:t>，眼神轻扫</w:t>
      </w:r>
      <w:r>
        <w:rPr>
          <w:rFonts w:hint="eastAsia"/>
          <w:color w:val="auto"/>
          <w:sz w:val="24"/>
          <w:lang w:val="en-US" w:eastAsia="zh-CN"/>
        </w:rPr>
        <w:t>。月弦</w:t>
      </w:r>
      <w:r>
        <w:rPr>
          <w:rFonts w:hint="default"/>
          <w:color w:val="auto"/>
          <w:sz w:val="24"/>
          <w:lang w:val="en-US" w:eastAsia="zh-CN"/>
        </w:rPr>
        <w:t>垂首而立，耳尖、脸颊瞬间泛起绯红，指尖轻揪衣摆。</w:t>
      </w:r>
    </w:p>
    <w:p w14:paraId="765BC00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（OS）：倒是头一回见</w:t>
      </w:r>
      <w:r>
        <w:rPr>
          <w:rFonts w:hint="eastAsia"/>
          <w:color w:val="auto"/>
          <w:sz w:val="24"/>
          <w:lang w:val="en-US" w:eastAsia="zh-CN"/>
        </w:rPr>
        <w:t>月弦</w:t>
      </w:r>
      <w:r>
        <w:rPr>
          <w:rFonts w:hint="default"/>
          <w:color w:val="auto"/>
          <w:sz w:val="24"/>
          <w:lang w:val="en-US" w:eastAsia="zh-CN"/>
        </w:rPr>
        <w:t>这般模样，</w:t>
      </w:r>
      <w:r>
        <w:rPr>
          <w:rFonts w:hint="eastAsia"/>
          <w:color w:val="auto"/>
          <w:sz w:val="24"/>
          <w:lang w:val="en-US" w:eastAsia="zh-CN"/>
        </w:rPr>
        <w:t>不妨</w:t>
      </w:r>
      <w:r>
        <w:rPr>
          <w:rFonts w:hint="default"/>
          <w:color w:val="auto"/>
          <w:sz w:val="24"/>
          <w:lang w:val="en-US" w:eastAsia="zh-CN"/>
        </w:rPr>
        <w:t>是桩巧事</w:t>
      </w:r>
    </w:p>
    <w:p w14:paraId="47F7FA9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气定神闲收回目光，笑意加深：既然双方合意，乃是美事一桩，本王自然乐见其成。</w:t>
      </w:r>
    </w:p>
    <w:p w14:paraId="2126670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秦琥（眉眼舒展）</w:t>
      </w:r>
      <w:r>
        <w:rPr>
          <w:rFonts w:hint="default"/>
          <w:color w:val="auto"/>
          <w:sz w:val="24"/>
          <w:lang w:val="en-US" w:eastAsia="zh-CN"/>
        </w:rPr>
        <w:t>：多谢殿下！殿下英明！</w:t>
      </w:r>
    </w:p>
    <w:p w14:paraId="4F4F3BC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跪在身侧的秦</w:t>
      </w:r>
      <w:r>
        <w:rPr>
          <w:rFonts w:hint="default"/>
          <w:color w:val="auto"/>
          <w:sz w:val="24"/>
          <w:lang w:val="en-US" w:eastAsia="zh-CN"/>
        </w:rPr>
        <w:t>珀用手肘悄悄捣了</w:t>
      </w:r>
      <w:r>
        <w:rPr>
          <w:rFonts w:hint="eastAsia"/>
          <w:color w:val="auto"/>
          <w:sz w:val="24"/>
          <w:lang w:val="en-US" w:eastAsia="zh-CN"/>
        </w:rPr>
        <w:t>秦</w:t>
      </w:r>
      <w:r>
        <w:rPr>
          <w:rFonts w:hint="default"/>
          <w:color w:val="auto"/>
          <w:sz w:val="24"/>
          <w:lang w:val="en-US" w:eastAsia="zh-CN"/>
        </w:rPr>
        <w:t>琥一下，眼神示意</w:t>
      </w:r>
    </w:p>
    <w:p w14:paraId="49DA82C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秦珀：我的事说完了，兄长自己的事呢</w:t>
      </w:r>
    </w:p>
    <w:p w14:paraId="4E2668B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凤昭疑惑回看，秦</w:t>
      </w:r>
      <w:r>
        <w:rPr>
          <w:rFonts w:hint="default"/>
          <w:color w:val="auto"/>
          <w:sz w:val="24"/>
          <w:lang w:val="en-US" w:eastAsia="zh-CN"/>
        </w:rPr>
        <w:t>琥猛地抬首，脊背挺直，</w:t>
      </w:r>
      <w:r>
        <w:rPr>
          <w:rFonts w:hint="eastAsia"/>
          <w:color w:val="auto"/>
          <w:sz w:val="24"/>
          <w:lang w:val="en-US" w:eastAsia="zh-CN"/>
        </w:rPr>
        <w:t>脸色通红向秦珀轻轻摇头</w:t>
      </w:r>
    </w:p>
    <w:p w14:paraId="0EEE599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△虎臂蜂腰，肌肉线条紧实，逆天长腿，深小麦肤色野性十足，碎发束成高马尾，额间红蓝宝石额箍耀眼，劲装紧束腰封，尽显飒爽野性，面无表情却帅得极具冲击力。</w:t>
      </w:r>
    </w:p>
    <w:p w14:paraId="4D04E82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w:t>
      </w:r>
      <w:r>
        <w:rPr>
          <w:rFonts w:hint="eastAsia"/>
          <w:color w:val="auto"/>
          <w:sz w:val="24"/>
          <w:lang w:val="en-US" w:eastAsia="zh-CN"/>
        </w:rPr>
        <w:t>此前竟未注意，</w:t>
      </w:r>
      <w:r>
        <w:rPr>
          <w:rFonts w:hint="default"/>
          <w:color w:val="auto"/>
          <w:sz w:val="24"/>
          <w:lang w:val="en-US" w:eastAsia="zh-CN"/>
        </w:rPr>
        <w:t>荷尔蒙爆棚的虎狼系美男，仙品</w:t>
      </w:r>
      <w:r>
        <w:rPr>
          <w:rFonts w:hint="eastAsia"/>
          <w:color w:val="auto"/>
          <w:sz w:val="24"/>
          <w:lang w:val="en-US" w:eastAsia="zh-CN"/>
        </w:rPr>
        <w:t>啊</w:t>
      </w:r>
      <w:r>
        <w:rPr>
          <w:rFonts w:hint="default"/>
          <w:color w:val="auto"/>
          <w:sz w:val="24"/>
          <w:lang w:val="en-US" w:eastAsia="zh-CN"/>
        </w:rPr>
        <w:t>！</w:t>
      </w:r>
    </w:p>
    <w:p w14:paraId="6163EC9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眸光微闪，仅用一秒平复心绪</w:t>
      </w:r>
      <w:r>
        <w:rPr>
          <w:rFonts w:hint="eastAsia"/>
          <w:color w:val="auto"/>
          <w:sz w:val="24"/>
          <w:lang w:val="en-US" w:eastAsia="zh-CN"/>
        </w:rPr>
        <w:t>抬手示意请起。</w:t>
      </w:r>
    </w:p>
    <w:p w14:paraId="30A1471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琥眼神失神，不受控制伸手，一把拉住</w:t>
      </w:r>
      <w:r>
        <w:rPr>
          <w:rFonts w:hint="eastAsia"/>
          <w:color w:val="auto"/>
          <w:sz w:val="24"/>
          <w:lang w:val="en-US" w:eastAsia="zh-CN"/>
        </w:rPr>
        <w:t>凤昭</w:t>
      </w:r>
      <w:r>
        <w:rPr>
          <w:rFonts w:hint="default"/>
          <w:color w:val="auto"/>
          <w:sz w:val="24"/>
          <w:lang w:val="en-US" w:eastAsia="zh-CN"/>
        </w:rPr>
        <w:t>的手。</w:t>
      </w:r>
    </w:p>
    <w:p w14:paraId="3BFF363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身侧的洛倾澜将手中茶杯重重放在桌上，夜烬寒眼神阴翳，云笙面露委屈。</w:t>
      </w:r>
    </w:p>
    <w:p w14:paraId="0367434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△屋内瞬间死寂，周遭侍从、侍女倒抽冷气声此起彼伏，</w:t>
      </w:r>
      <w:r>
        <w:rPr>
          <w:rFonts w:hint="eastAsia"/>
          <w:color w:val="auto"/>
          <w:sz w:val="24"/>
          <w:lang w:val="en-US" w:eastAsia="zh-CN"/>
        </w:rPr>
        <w:t>秦珀</w:t>
      </w:r>
      <w:r>
        <w:rPr>
          <w:rFonts w:hint="default"/>
          <w:color w:val="auto"/>
          <w:sz w:val="24"/>
          <w:lang w:val="en-US" w:eastAsia="zh-CN"/>
        </w:rPr>
        <w:t>脸色骤变，惊得站起身。</w:t>
      </w:r>
    </w:p>
    <w:p w14:paraId="014897E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秦珀</w:t>
      </w:r>
      <w:r>
        <w:rPr>
          <w:rFonts w:hint="default"/>
          <w:color w:val="auto"/>
          <w:sz w:val="24"/>
          <w:lang w:val="en-US" w:eastAsia="zh-CN"/>
        </w:rPr>
        <w:t>：殿下恕罪！</w:t>
      </w:r>
      <w:r>
        <w:rPr>
          <w:rFonts w:hint="eastAsia"/>
          <w:color w:val="auto"/>
          <w:sz w:val="24"/>
          <w:lang w:val="en-US" w:eastAsia="zh-CN"/>
        </w:rPr>
        <w:t>兄长</w:t>
      </w:r>
      <w:r>
        <w:rPr>
          <w:rFonts w:hint="default"/>
          <w:color w:val="auto"/>
          <w:sz w:val="24"/>
          <w:lang w:val="en-US" w:eastAsia="zh-CN"/>
        </w:rPr>
        <w:t>言行无状，您千万莫要介意！</w:t>
      </w:r>
    </w:p>
    <w:p w14:paraId="782822E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秦珀</w:t>
      </w:r>
      <w:r>
        <w:rPr>
          <w:rFonts w:hint="default"/>
          <w:color w:val="auto"/>
          <w:sz w:val="24"/>
          <w:lang w:val="en-US" w:eastAsia="zh-CN"/>
        </w:rPr>
        <w:t>不由分说，推着</w:t>
      </w:r>
      <w:r>
        <w:rPr>
          <w:rFonts w:hint="eastAsia"/>
          <w:color w:val="auto"/>
          <w:sz w:val="24"/>
          <w:lang w:val="en-US" w:eastAsia="zh-CN"/>
        </w:rPr>
        <w:t>兄长</w:t>
      </w:r>
      <w:r>
        <w:rPr>
          <w:rFonts w:hint="default"/>
          <w:color w:val="auto"/>
          <w:sz w:val="24"/>
          <w:lang w:val="en-US" w:eastAsia="zh-CN"/>
        </w:rPr>
        <w:t>快步往外走，火速将人带离宴席。</w:t>
      </w:r>
    </w:p>
    <w:p w14:paraId="3D08830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淡定拿起茶杯，用杯盖轻拨茶水，神色如常，毫无愠怒，指尖却轻轻摩挲片刻被</w:t>
      </w:r>
      <w:r>
        <w:rPr>
          <w:rFonts w:hint="eastAsia"/>
          <w:color w:val="auto"/>
          <w:sz w:val="24"/>
          <w:lang w:val="en-US" w:eastAsia="zh-CN"/>
        </w:rPr>
        <w:t>秦</w:t>
      </w:r>
      <w:r>
        <w:rPr>
          <w:rFonts w:hint="default"/>
          <w:color w:val="auto"/>
          <w:sz w:val="24"/>
          <w:lang w:val="en-US" w:eastAsia="zh-CN"/>
        </w:rPr>
        <w:t>琥碰过的位置</w:t>
      </w:r>
    </w:p>
    <w:p w14:paraId="2ED0071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【结尾卡点】凤昭</w:t>
      </w:r>
      <w:r>
        <w:rPr>
          <w:rFonts w:hint="default"/>
          <w:color w:val="auto"/>
          <w:sz w:val="24"/>
          <w:lang w:val="en-US" w:eastAsia="zh-CN"/>
        </w:rPr>
        <w:t>（眼底闪过兴味</w:t>
      </w:r>
      <w:r>
        <w:rPr>
          <w:rFonts w:hint="eastAsia"/>
          <w:color w:val="auto"/>
          <w:sz w:val="24"/>
          <w:lang w:val="en-US" w:eastAsia="zh-CN"/>
        </w:rPr>
        <w:t>os</w:t>
      </w:r>
      <w:r>
        <w:rPr>
          <w:rFonts w:hint="default"/>
          <w:color w:val="auto"/>
          <w:sz w:val="24"/>
          <w:lang w:val="en-US" w:eastAsia="zh-CN"/>
        </w:rPr>
        <w:t>）：这等性子，这等容貌，急眼的样子，倒是愈发有趣了。美食，向来要主动送上门才香。</w:t>
      </w:r>
    </w:p>
    <w:p w14:paraId="620DE0E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抬眼看向</w:t>
      </w:r>
      <w:r>
        <w:rPr>
          <w:rFonts w:hint="eastAsia"/>
          <w:color w:val="auto"/>
          <w:sz w:val="24"/>
          <w:lang w:val="en-US" w:eastAsia="zh-CN"/>
        </w:rPr>
        <w:t>秦琥</w:t>
      </w:r>
      <w:r>
        <w:rPr>
          <w:rFonts w:hint="default"/>
          <w:color w:val="auto"/>
          <w:sz w:val="24"/>
          <w:lang w:val="en-US" w:eastAsia="zh-CN"/>
        </w:rPr>
        <w:t>离去的方向，唇角勾起一抹浅淡又玩味的笑意</w:t>
      </w:r>
    </w:p>
    <w:p w14:paraId="0BE1B14F">
      <w:pPr>
        <w:bidi w:val="0"/>
        <w:adjustRightInd w:val="0"/>
        <w:snapToGrid w:val="0"/>
        <w:spacing w:beforeLines="0" w:afterLines="0" w:line="360" w:lineRule="auto"/>
        <w:jc w:val="left"/>
        <w:rPr>
          <w:rFonts w:hint="default"/>
          <w:color w:val="auto"/>
          <w:sz w:val="24"/>
          <w:lang w:val="en-US" w:eastAsia="zh-CN"/>
        </w:rPr>
      </w:pPr>
    </w:p>
    <w:p w14:paraId="18C5947B">
      <w:pPr>
        <w:bidi w:val="0"/>
        <w:adjustRightInd w:val="0"/>
        <w:snapToGrid w:val="0"/>
        <w:spacing w:beforeLines="0" w:afterLines="0" w:line="360" w:lineRule="auto"/>
        <w:jc w:val="left"/>
        <w:rPr>
          <w:rFonts w:hint="default"/>
          <w:color w:val="auto"/>
          <w:sz w:val="24"/>
          <w:lang w:val="en-US" w:eastAsia="zh-CN"/>
        </w:rPr>
      </w:pPr>
    </w:p>
    <w:p w14:paraId="2A12D457">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五</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心乱藏情</w:t>
      </w:r>
      <w:r>
        <w:rPr>
          <w:rFonts w:hint="eastAsia"/>
          <w:color w:val="auto"/>
          <w:sz w:val="24"/>
          <w:lang w:val="en-US" w:eastAsia="zh-CN"/>
        </w:rPr>
        <w:t xml:space="preserve"> 心中暗许</w:t>
      </w:r>
    </w:p>
    <w:p w14:paraId="66148A9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5</w:t>
      </w:r>
      <w:r>
        <w:rPr>
          <w:rFonts w:hint="eastAsia"/>
          <w:color w:val="auto"/>
          <w:sz w:val="24"/>
          <w:u w:val="single"/>
          <w:lang w:val="en-US" w:eastAsia="zh-CN"/>
        </w:rPr>
        <w:t>-1 黄昏 内 宸王府拐角</w:t>
      </w:r>
    </w:p>
    <w:p w14:paraId="2D98075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晏惊弦</w:t>
      </w:r>
      <w:r>
        <w:rPr>
          <w:rFonts w:hint="default"/>
          <w:color w:val="auto"/>
          <w:sz w:val="24"/>
          <w:lang w:val="en-US" w:eastAsia="zh-CN"/>
        </w:rPr>
        <w:t>立在树后，指尖死死攥住</w:t>
      </w:r>
      <w:r>
        <w:rPr>
          <w:rFonts w:hint="eastAsia"/>
          <w:color w:val="auto"/>
          <w:sz w:val="24"/>
          <w:lang w:val="en-US" w:eastAsia="zh-CN"/>
        </w:rPr>
        <w:t>衣角</w:t>
      </w:r>
      <w:r>
        <w:rPr>
          <w:rFonts w:hint="default"/>
          <w:color w:val="auto"/>
          <w:sz w:val="24"/>
          <w:lang w:val="en-US" w:eastAsia="zh-CN"/>
        </w:rPr>
        <w:t>，指节泛白，雪色长发被晚风拂过，遮住微蹙的眉头，视线落在门缝中隐约交错的两只手上，瞬间僵住。碧色眼眸骤然暗沉，脸色发白，胸口微微起伏，眼圈不受控制地泛红，唇瓣紧抿成一条冷硬的线。</w:t>
      </w:r>
    </w:p>
    <w:p w14:paraId="23DA2C9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OS：清冷孤傲、从不让人近身的</w:t>
      </w:r>
      <w:r>
        <w:rPr>
          <w:rFonts w:hint="eastAsia"/>
          <w:color w:val="auto"/>
          <w:sz w:val="24"/>
          <w:lang w:val="en-US" w:eastAsia="zh-CN"/>
        </w:rPr>
        <w:t>宸王</w:t>
      </w:r>
      <w:r>
        <w:rPr>
          <w:rFonts w:hint="default"/>
          <w:color w:val="auto"/>
          <w:sz w:val="24"/>
          <w:lang w:val="en-US" w:eastAsia="zh-CN"/>
        </w:rPr>
        <w:t>殿下，居然会与人这般亲昵……</w:t>
      </w:r>
    </w:p>
    <w:p w14:paraId="31F9A3D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△猛地闭眼，喉结滚动，猛地转身，脚步急促地朝着廊外走去，背影带着几分仓皇的逃离感。</w:t>
      </w:r>
    </w:p>
    <w:p w14:paraId="4E00EC92">
      <w:pPr>
        <w:bidi w:val="0"/>
        <w:adjustRightInd w:val="0"/>
        <w:snapToGrid w:val="0"/>
        <w:spacing w:beforeLines="0" w:afterLines="0" w:line="360" w:lineRule="auto"/>
        <w:jc w:val="left"/>
        <w:rPr>
          <w:rFonts w:hint="default"/>
          <w:color w:val="auto"/>
          <w:sz w:val="24"/>
          <w:lang w:val="en-US" w:eastAsia="zh-CN"/>
        </w:rPr>
      </w:pPr>
    </w:p>
    <w:p w14:paraId="11D3D32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5</w:t>
      </w:r>
      <w:r>
        <w:rPr>
          <w:rFonts w:hint="eastAsia"/>
          <w:color w:val="auto"/>
          <w:sz w:val="24"/>
          <w:u w:val="single"/>
          <w:lang w:val="en-US" w:eastAsia="zh-CN"/>
        </w:rPr>
        <w:t>-2 夜 内 外院</w:t>
      </w:r>
    </w:p>
    <w:p w14:paraId="3F7AA50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晏惊弦</w:t>
      </w:r>
      <w:r>
        <w:rPr>
          <w:rFonts w:hint="default"/>
          <w:color w:val="auto"/>
          <w:sz w:val="24"/>
          <w:lang w:val="en-US" w:eastAsia="zh-CN"/>
        </w:rPr>
        <w:t>走到廊下，一眼看见等候在此的</w:t>
      </w:r>
      <w:r>
        <w:rPr>
          <w:rFonts w:hint="eastAsia"/>
          <w:color w:val="auto"/>
          <w:sz w:val="24"/>
          <w:lang w:val="en-US" w:eastAsia="zh-CN"/>
        </w:rPr>
        <w:t>晏清和</w:t>
      </w:r>
      <w:r>
        <w:rPr>
          <w:rFonts w:hint="default"/>
          <w:color w:val="auto"/>
          <w:sz w:val="24"/>
          <w:lang w:val="en-US" w:eastAsia="zh-CN"/>
        </w:rPr>
        <w:t>，阴沉着脸，一言不发，上前一把攥住</w:t>
      </w:r>
      <w:r>
        <w:rPr>
          <w:rFonts w:hint="eastAsia"/>
          <w:color w:val="auto"/>
          <w:sz w:val="24"/>
          <w:lang w:val="en-US" w:eastAsia="zh-CN"/>
        </w:rPr>
        <w:t>晏清和</w:t>
      </w:r>
      <w:r>
        <w:rPr>
          <w:rFonts w:hint="default"/>
          <w:color w:val="auto"/>
          <w:sz w:val="24"/>
          <w:lang w:val="en-US" w:eastAsia="zh-CN"/>
        </w:rPr>
        <w:t>的手腕，力道极大，拽着人就往竹林小筑的方向走。</w:t>
      </w:r>
    </w:p>
    <w:p w14:paraId="1AF401F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：弟弟，殿下她……</w:t>
      </w:r>
    </w:p>
    <w:p w14:paraId="608F1CF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晏惊弦</w:t>
      </w:r>
      <w:r>
        <w:rPr>
          <w:rFonts w:hint="default"/>
          <w:color w:val="auto"/>
          <w:sz w:val="24"/>
          <w:lang w:val="en-US" w:eastAsia="zh-CN"/>
        </w:rPr>
        <w:t>骤然停步，猛地转身，声音沙哑又暴躁，带着压抑的怒火</w:t>
      </w:r>
    </w:p>
    <w:p w14:paraId="778C2C9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别和我提她！</w:t>
      </w:r>
    </w:p>
    <w:p w14:paraId="65A2D94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OS：你还一口一个殿下！你的殿下正和别人恩爱，你却还在这里痴痴等候！</w:t>
      </w:r>
    </w:p>
    <w:p w14:paraId="14B4E2D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一脸茫然，淡定抽回自己泛红的手腕，语气平静</w:t>
      </w:r>
    </w:p>
    <w:p w14:paraId="7D84407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你见到殿下了？</w:t>
      </w:r>
    </w:p>
    <w:p w14:paraId="78DB8B9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：（冷哼一声，别过脸，语气别扭）这是她的府邸，撞见有何稀奇。</w:t>
      </w:r>
    </w:p>
    <w:p w14:paraId="155E5FC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摸着下巴，打量着他，眼神好奇</w:t>
      </w:r>
    </w:p>
    <w:p w14:paraId="2BCF81A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殿下对你做了什么？让你这般失了常态。</w:t>
      </w:r>
    </w:p>
    <w:p w14:paraId="6DF2015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：（语气带着浓浓的嘲讽）你天天</w:t>
      </w:r>
      <w:r>
        <w:rPr>
          <w:rFonts w:hint="eastAsia"/>
          <w:color w:val="auto"/>
          <w:sz w:val="24"/>
          <w:lang w:val="en-US" w:eastAsia="zh-CN"/>
        </w:rPr>
        <w:t>念</w:t>
      </w:r>
      <w:r>
        <w:rPr>
          <w:rFonts w:hint="default"/>
          <w:color w:val="auto"/>
          <w:sz w:val="24"/>
          <w:lang w:val="en-US" w:eastAsia="zh-CN"/>
        </w:rPr>
        <w:t>着</w:t>
      </w:r>
      <w:r>
        <w:rPr>
          <w:rFonts w:hint="eastAsia"/>
          <w:color w:val="auto"/>
          <w:sz w:val="24"/>
          <w:lang w:val="en-US" w:eastAsia="zh-CN"/>
        </w:rPr>
        <w:t>她</w:t>
      </w:r>
      <w:r>
        <w:rPr>
          <w:rFonts w:hint="default"/>
          <w:color w:val="auto"/>
          <w:sz w:val="24"/>
          <w:lang w:val="en-US" w:eastAsia="zh-CN"/>
        </w:rPr>
        <w:t>有何用？她早把你抛在脑后</w:t>
      </w:r>
      <w:r>
        <w:rPr>
          <w:rFonts w:hint="eastAsia"/>
          <w:color w:val="auto"/>
          <w:sz w:val="24"/>
          <w:lang w:val="en-US" w:eastAsia="zh-CN"/>
        </w:rPr>
        <w:t>了</w:t>
      </w:r>
      <w:r>
        <w:rPr>
          <w:rFonts w:hint="default"/>
          <w:color w:val="auto"/>
          <w:sz w:val="24"/>
          <w:lang w:val="en-US" w:eastAsia="zh-CN"/>
        </w:rPr>
        <w:t>！</w:t>
      </w:r>
    </w:p>
    <w:p w14:paraId="6C4E197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：（沉默片刻，眼神一言难尽）你急什么？殿下</w:t>
      </w:r>
      <w:r>
        <w:rPr>
          <w:rFonts w:hint="eastAsia"/>
          <w:color w:val="auto"/>
          <w:sz w:val="24"/>
          <w:lang w:val="en-US" w:eastAsia="zh-CN"/>
        </w:rPr>
        <w:t>早晚会</w:t>
      </w:r>
      <w:r>
        <w:rPr>
          <w:rFonts w:hint="default"/>
          <w:color w:val="auto"/>
          <w:sz w:val="24"/>
          <w:lang w:val="en-US" w:eastAsia="zh-CN"/>
        </w:rPr>
        <w:t>有家室，与夫郎恩爱，再正常不过。弟弟，你不对劲。</w:t>
      </w:r>
    </w:p>
    <w:p w14:paraId="403BF72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w:t>
      </w:r>
      <w:r>
        <w:rPr>
          <w:rFonts w:hint="eastAsia"/>
          <w:color w:val="auto"/>
          <w:sz w:val="24"/>
          <w:lang w:val="en-US" w:eastAsia="zh-CN"/>
        </w:rPr>
        <w:t>你</w:t>
      </w:r>
      <w:r>
        <w:rPr>
          <w:rFonts w:hint="default"/>
          <w:color w:val="auto"/>
          <w:sz w:val="24"/>
          <w:lang w:val="en-US" w:eastAsia="zh-CN"/>
        </w:rPr>
        <w:t>怎么能如此淡然？明明</w:t>
      </w:r>
      <w:r>
        <w:rPr>
          <w:rFonts w:hint="eastAsia"/>
          <w:color w:val="auto"/>
          <w:sz w:val="24"/>
          <w:lang w:val="en-US" w:eastAsia="zh-CN"/>
        </w:rPr>
        <w:t>你</w:t>
      </w:r>
      <w:r>
        <w:rPr>
          <w:rFonts w:hint="default"/>
          <w:color w:val="auto"/>
          <w:sz w:val="24"/>
          <w:lang w:val="en-US" w:eastAsia="zh-CN"/>
        </w:rPr>
        <w:t>才是口口声声说喜欢殿下的人！心只有一颗，难道不该只爱一人吗？</w:t>
      </w:r>
    </w:p>
    <w:p w14:paraId="16E302A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晏清和微微一笑：你也承认了吧，她对你，产生意义了</w:t>
      </w:r>
    </w:p>
    <w:p w14:paraId="2C37BB3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晏惊弦眼眸颤动。</w:t>
      </w:r>
    </w:p>
    <w:p w14:paraId="0DAF9A14">
      <w:pPr>
        <w:bidi w:val="0"/>
        <w:adjustRightInd w:val="0"/>
        <w:snapToGrid w:val="0"/>
        <w:spacing w:beforeLines="0" w:afterLines="0" w:line="360" w:lineRule="auto"/>
        <w:jc w:val="left"/>
        <w:rPr>
          <w:rFonts w:hint="default"/>
          <w:color w:val="auto"/>
          <w:sz w:val="24"/>
          <w:lang w:val="en-US" w:eastAsia="zh-CN"/>
        </w:rPr>
      </w:pPr>
    </w:p>
    <w:p w14:paraId="1105E124">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5</w:t>
      </w:r>
      <w:r>
        <w:rPr>
          <w:rFonts w:hint="eastAsia"/>
          <w:color w:val="auto"/>
          <w:sz w:val="24"/>
          <w:u w:val="single"/>
          <w:lang w:val="en-US" w:eastAsia="zh-CN"/>
        </w:rPr>
        <w:t>-3 夜 内 秦</w:t>
      </w:r>
      <w:r>
        <w:rPr>
          <w:rFonts w:hint="default"/>
          <w:color w:val="auto"/>
          <w:sz w:val="24"/>
          <w:u w:val="single"/>
          <w:lang w:val="en-US" w:eastAsia="zh-CN"/>
        </w:rPr>
        <w:t>家兄弟落脚的宅院客房</w:t>
      </w:r>
    </w:p>
    <w:p w14:paraId="395E699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琥坐在桌边，眼神放空，指尖无意识摩挲着。</w:t>
      </w:r>
    </w:p>
    <w:p w14:paraId="2CA7E69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珀：（语气急切，满是后怕）大哥！那可是</w:t>
      </w:r>
      <w:r>
        <w:rPr>
          <w:rFonts w:hint="eastAsia"/>
          <w:color w:val="auto"/>
          <w:sz w:val="24"/>
          <w:lang w:val="en-US" w:eastAsia="zh-CN"/>
        </w:rPr>
        <w:t>宸王</w:t>
      </w:r>
      <w:r>
        <w:rPr>
          <w:rFonts w:hint="default"/>
          <w:color w:val="auto"/>
          <w:sz w:val="24"/>
          <w:lang w:val="en-US" w:eastAsia="zh-CN"/>
        </w:rPr>
        <w:t>殿下！尊贵无双的主！你怎敢刚说一句话就去碰她的手？若非你是</w:t>
      </w:r>
      <w:r>
        <w:rPr>
          <w:rFonts w:hint="eastAsia"/>
          <w:color w:val="auto"/>
          <w:sz w:val="24"/>
          <w:lang w:val="en-US" w:eastAsia="zh-CN"/>
        </w:rPr>
        <w:t>秦</w:t>
      </w:r>
      <w:r>
        <w:rPr>
          <w:rFonts w:hint="default"/>
          <w:color w:val="auto"/>
          <w:sz w:val="24"/>
          <w:lang w:val="en-US" w:eastAsia="zh-CN"/>
        </w:rPr>
        <w:t>家子弟，这双手怕是都保不住！</w:t>
      </w:r>
    </w:p>
    <w:p w14:paraId="235D7E6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琥充耳不闻，脑海中全是</w:t>
      </w:r>
      <w:r>
        <w:rPr>
          <w:rFonts w:hint="eastAsia"/>
          <w:color w:val="auto"/>
          <w:sz w:val="24"/>
          <w:lang w:val="en-US" w:eastAsia="zh-CN"/>
        </w:rPr>
        <w:t>凤昭</w:t>
      </w:r>
      <w:r>
        <w:rPr>
          <w:rFonts w:hint="default"/>
          <w:color w:val="auto"/>
          <w:sz w:val="24"/>
          <w:lang w:val="en-US" w:eastAsia="zh-CN"/>
        </w:rPr>
        <w:t>的模样，眼神痴迷，脸颊泛红，心跳急促</w:t>
      </w:r>
    </w:p>
    <w:p w14:paraId="28C95A4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就在这时，</w:t>
      </w:r>
      <w:r>
        <w:rPr>
          <w:rFonts w:hint="eastAsia"/>
          <w:color w:val="auto"/>
          <w:sz w:val="24"/>
          <w:lang w:val="en-US" w:eastAsia="zh-CN"/>
        </w:rPr>
        <w:t>秦</w:t>
      </w:r>
      <w:r>
        <w:rPr>
          <w:rFonts w:hint="default"/>
          <w:color w:val="auto"/>
          <w:sz w:val="24"/>
          <w:lang w:val="en-US" w:eastAsia="zh-CN"/>
        </w:rPr>
        <w:t>珀不满的声音终于灌进了他脑子里：哥，你到底有没有在听啊？殿下看起来对你没意思，你以后要怎么办啊？殿下</w:t>
      </w:r>
      <w:r>
        <w:rPr>
          <w:rFonts w:hint="eastAsia"/>
          <w:color w:val="auto"/>
          <w:sz w:val="24"/>
          <w:lang w:val="en-US" w:eastAsia="zh-CN"/>
        </w:rPr>
        <w:t>可</w:t>
      </w:r>
      <w:r>
        <w:rPr>
          <w:rFonts w:hint="default"/>
          <w:color w:val="auto"/>
          <w:sz w:val="24"/>
          <w:lang w:val="en-US" w:eastAsia="zh-CN"/>
        </w:rPr>
        <w:t>不喜欢——</w:t>
      </w:r>
    </w:p>
    <w:p w14:paraId="7CDDB16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琥斩钉截铁地打断了</w:t>
      </w:r>
      <w:r>
        <w:rPr>
          <w:rFonts w:hint="eastAsia"/>
          <w:color w:val="auto"/>
          <w:sz w:val="24"/>
          <w:lang w:val="en-US" w:eastAsia="zh-CN"/>
        </w:rPr>
        <w:t>秦</w:t>
      </w:r>
      <w:r>
        <w:rPr>
          <w:rFonts w:hint="default"/>
          <w:color w:val="auto"/>
          <w:sz w:val="24"/>
          <w:lang w:val="en-US" w:eastAsia="zh-CN"/>
        </w:rPr>
        <w:t>珀的话</w:t>
      </w:r>
      <w:r>
        <w:rPr>
          <w:rFonts w:hint="eastAsia"/>
          <w:color w:val="auto"/>
          <w:sz w:val="24"/>
          <w:lang w:val="en-US" w:eastAsia="zh-CN"/>
        </w:rPr>
        <w:t>：</w:t>
      </w:r>
      <w:r>
        <w:rPr>
          <w:rFonts w:hint="default"/>
          <w:color w:val="auto"/>
          <w:sz w:val="24"/>
          <w:lang w:val="en-US" w:eastAsia="zh-CN"/>
        </w:rPr>
        <w:t>总要努力试试才知道。</w:t>
      </w:r>
    </w:p>
    <w:p w14:paraId="63367E1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秦琥os：</w:t>
      </w:r>
      <w:r>
        <w:rPr>
          <w:rFonts w:hint="default"/>
          <w:color w:val="auto"/>
          <w:sz w:val="24"/>
          <w:lang w:val="en-US" w:eastAsia="zh-CN"/>
        </w:rPr>
        <w:t>见过雪中游龙，石中之玉，眼中又怎么能看见其他呢？若成，十辈子积德一朝福报，若不成……就算后半辈子青灯古佛，不得所愿，却也虽败犹荣。</w:t>
      </w:r>
    </w:p>
    <w:p w14:paraId="51F9E8C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【结尾卡点】秦琥</w:t>
      </w:r>
      <w:r>
        <w:rPr>
          <w:rFonts w:hint="default"/>
          <w:color w:val="auto"/>
          <w:sz w:val="24"/>
          <w:lang w:val="en-US" w:eastAsia="zh-CN"/>
        </w:rPr>
        <w:t>声音很轻，却又坚定地重复了一遍</w:t>
      </w:r>
      <w:r>
        <w:rPr>
          <w:rFonts w:hint="eastAsia"/>
          <w:color w:val="auto"/>
          <w:sz w:val="24"/>
          <w:lang w:val="en-US" w:eastAsia="zh-CN"/>
        </w:rPr>
        <w:t>：</w:t>
      </w:r>
      <w:r>
        <w:rPr>
          <w:rFonts w:hint="default"/>
          <w:color w:val="auto"/>
          <w:sz w:val="24"/>
          <w:lang w:val="en-US" w:eastAsia="zh-CN"/>
        </w:rPr>
        <w:t>我要试试。</w:t>
      </w:r>
    </w:p>
    <w:p w14:paraId="0EFE9587">
      <w:pPr>
        <w:bidi w:val="0"/>
        <w:adjustRightInd w:val="0"/>
        <w:snapToGrid w:val="0"/>
        <w:spacing w:beforeLines="0" w:afterLines="0" w:line="360" w:lineRule="auto"/>
        <w:jc w:val="left"/>
        <w:rPr>
          <w:rFonts w:hint="default"/>
          <w:color w:val="auto"/>
          <w:sz w:val="24"/>
          <w:lang w:val="en-US" w:eastAsia="zh-CN"/>
        </w:rPr>
      </w:pPr>
    </w:p>
    <w:p w14:paraId="7BDD4049">
      <w:pPr>
        <w:bidi w:val="0"/>
        <w:adjustRightInd w:val="0"/>
        <w:snapToGrid w:val="0"/>
        <w:spacing w:beforeLines="0" w:afterLines="0" w:line="360" w:lineRule="auto"/>
        <w:jc w:val="left"/>
        <w:rPr>
          <w:rFonts w:hint="default"/>
          <w:color w:val="auto"/>
          <w:sz w:val="24"/>
          <w:lang w:val="en-US" w:eastAsia="zh-CN"/>
        </w:rPr>
      </w:pPr>
    </w:p>
    <w:p w14:paraId="33502CE2">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六</w:t>
      </w:r>
      <w:r>
        <w:rPr>
          <w:rFonts w:hint="eastAsia"/>
          <w:b/>
          <w:bCs/>
          <w:color w:val="auto"/>
          <w:sz w:val="24"/>
          <w:lang w:val="en-US" w:eastAsia="zh-CN"/>
        </w:rPr>
        <w:t>集</w:t>
      </w:r>
      <w:r>
        <w:rPr>
          <w:rFonts w:hint="eastAsia"/>
          <w:color w:val="auto"/>
          <w:sz w:val="24"/>
          <w:lang w:val="en-US" w:eastAsia="zh-CN"/>
        </w:rPr>
        <w:t xml:space="preserve"> 宫宴惊变 假山狭逢</w:t>
      </w:r>
    </w:p>
    <w:p w14:paraId="26FCA60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6</w:t>
      </w:r>
      <w:r>
        <w:rPr>
          <w:rFonts w:hint="eastAsia"/>
          <w:color w:val="auto"/>
          <w:sz w:val="24"/>
          <w:u w:val="single"/>
          <w:lang w:val="en-US" w:eastAsia="zh-CN"/>
        </w:rPr>
        <w:t>-1 日 内 皇宫大殿</w:t>
      </w:r>
    </w:p>
    <w:p w14:paraId="3661760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庆功宴，</w:t>
      </w:r>
      <w:r>
        <w:rPr>
          <w:rFonts w:hint="default"/>
          <w:color w:val="auto"/>
          <w:sz w:val="24"/>
          <w:lang w:val="en-US" w:eastAsia="zh-CN"/>
        </w:rPr>
        <w:t>女帝坐在上首，在正座旁安了两个软椅子，一左一右陪着两个宠夫，温贵御与</w:t>
      </w:r>
      <w:r>
        <w:rPr>
          <w:rFonts w:hint="eastAsia"/>
          <w:color w:val="auto"/>
          <w:sz w:val="24"/>
          <w:lang w:val="en-US" w:eastAsia="zh-CN"/>
        </w:rPr>
        <w:t>洛贵君</w:t>
      </w:r>
      <w:r>
        <w:rPr>
          <w:rFonts w:hint="default"/>
          <w:color w:val="auto"/>
          <w:sz w:val="24"/>
          <w:lang w:val="en-US" w:eastAsia="zh-CN"/>
        </w:rPr>
        <w:t>，挤得正经皇后都没有挨着坐的位置了，皇后面色苍白，默默坐在一旁的副座旁。</w:t>
      </w:r>
    </w:p>
    <w:p w14:paraId="2D99E43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△舞伶一出场，全场包括</w:t>
      </w:r>
      <w:r>
        <w:rPr>
          <w:rFonts w:hint="eastAsia"/>
          <w:color w:val="auto"/>
          <w:sz w:val="24"/>
          <w:lang w:val="en-US" w:eastAsia="zh-CN"/>
        </w:rPr>
        <w:t>凤昭</w:t>
      </w:r>
      <w:r>
        <w:rPr>
          <w:rFonts w:hint="default"/>
          <w:color w:val="auto"/>
          <w:sz w:val="24"/>
          <w:lang w:val="en-US" w:eastAsia="zh-CN"/>
        </w:rPr>
        <w:t>和女帝，都不可抑制地被他夺去了目光，一时失神。</w:t>
      </w:r>
    </w:p>
    <w:p w14:paraId="440BE7E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△舞伶的脸是阴柔美艳挂的，还带着点危险的邪气，十足十的妖媚祸水。穿着清凉，露出的雪白肩背与手臂外只罩着一层鲜红的薄纱。</w:t>
      </w:r>
    </w:p>
    <w:p w14:paraId="3DD173A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△女帝惊艳的目光与十分感兴趣的表情。</w:t>
      </w:r>
    </w:p>
    <w:p w14:paraId="2DB49D1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△女帝正想说什么，那舞伶忽然</w:t>
      </w:r>
      <w:r>
        <w:rPr>
          <w:rFonts w:hint="eastAsia"/>
          <w:color w:val="auto"/>
          <w:sz w:val="24"/>
          <w:lang w:val="en-US" w:eastAsia="zh-CN"/>
        </w:rPr>
        <w:t>上千靠近，</w:t>
      </w:r>
      <w:r>
        <w:rPr>
          <w:rFonts w:hint="default"/>
          <w:color w:val="auto"/>
          <w:sz w:val="24"/>
          <w:lang w:val="en-US" w:eastAsia="zh-CN"/>
        </w:rPr>
        <w:t>双手一伸搂住女帝的脖颈，就要凑上去吻。女帝不由得愣神一秒，可忽然，面前的美人却毫无预兆地从口腔中吐出一条长长的黑色条状物，无数足肢乱颤。</w:t>
      </w:r>
    </w:p>
    <w:p w14:paraId="79ECD0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△伴随着粘液，那条百足毒虫以闪电般的速度沾上了女帝的皮肤狠狠咬了一口。女帝脸色剧变，惊恐地狂甩手臂将毒虫甩出去，可整只手还是瞬间紫黑肿胀起来。</w:t>
      </w:r>
    </w:p>
    <w:p w14:paraId="64DDF87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女帝目眦欲裂地瞪向对方</w:t>
      </w:r>
      <w:r>
        <w:rPr>
          <w:rFonts w:hint="eastAsia"/>
          <w:color w:val="auto"/>
          <w:sz w:val="24"/>
          <w:lang w:val="en-US" w:eastAsia="zh-CN"/>
        </w:rPr>
        <w:t>：</w:t>
      </w:r>
      <w:r>
        <w:rPr>
          <w:rFonts w:hint="default"/>
          <w:color w:val="auto"/>
          <w:sz w:val="24"/>
          <w:lang w:val="en-US" w:eastAsia="zh-CN"/>
        </w:rPr>
        <w:t>你——</w:t>
      </w:r>
    </w:p>
    <w:p w14:paraId="071DF7E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△短短几息之间，毒素</w:t>
      </w:r>
      <w:r>
        <w:rPr>
          <w:rFonts w:hint="eastAsia"/>
          <w:color w:val="auto"/>
          <w:sz w:val="24"/>
          <w:lang w:val="en-US" w:eastAsia="zh-CN"/>
        </w:rPr>
        <w:t>黑纹</w:t>
      </w:r>
      <w:r>
        <w:rPr>
          <w:rFonts w:hint="default"/>
          <w:color w:val="auto"/>
          <w:sz w:val="24"/>
          <w:lang w:val="en-US" w:eastAsia="zh-CN"/>
        </w:rPr>
        <w:t>便扩散至全身，她已经喉咙水肿，呼吸困难，头昏眼花。</w:t>
      </w:r>
      <w:r>
        <w:rPr>
          <w:rFonts w:hint="eastAsia"/>
          <w:color w:val="auto"/>
          <w:sz w:val="24"/>
          <w:lang w:val="en-US" w:eastAsia="zh-CN"/>
        </w:rPr>
        <w:t>最后一眼是</w:t>
      </w:r>
      <w:r>
        <w:rPr>
          <w:rFonts w:hint="default"/>
          <w:color w:val="auto"/>
          <w:sz w:val="24"/>
          <w:lang w:val="en-US" w:eastAsia="zh-CN"/>
        </w:rPr>
        <w:t>舞伶平静的脸，与他嘴角那一丝略带诡异的笑意。</w:t>
      </w:r>
    </w:p>
    <w:p w14:paraId="24FFCD8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△顿时一阵兵荒马乱。心腹近侍也很快冲进来</w:t>
      </w:r>
      <w:r>
        <w:rPr>
          <w:rFonts w:hint="eastAsia"/>
          <w:color w:val="auto"/>
          <w:sz w:val="24"/>
          <w:lang w:val="en-US" w:eastAsia="zh-CN"/>
        </w:rPr>
        <w:t>。</w:t>
      </w:r>
    </w:p>
    <w:p w14:paraId="3A30C32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心腹：陛下！快宣御医！全军出动</w:t>
      </w:r>
      <w:r>
        <w:rPr>
          <w:rFonts w:hint="default"/>
          <w:color w:val="auto"/>
          <w:sz w:val="24"/>
          <w:lang w:val="en-US" w:eastAsia="zh-CN"/>
        </w:rPr>
        <w:t>抓捕</w:t>
      </w:r>
      <w:r>
        <w:rPr>
          <w:rFonts w:hint="eastAsia"/>
          <w:color w:val="auto"/>
          <w:sz w:val="24"/>
          <w:lang w:val="en-US" w:eastAsia="zh-CN"/>
        </w:rPr>
        <w:t>贼人！</w:t>
      </w:r>
    </w:p>
    <w:p w14:paraId="1C9403E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舞伶得手后瞬间飞功闪身出门</w:t>
      </w:r>
    </w:p>
    <w:p w14:paraId="362AA50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凤昭趁乱随行出门</w:t>
      </w:r>
    </w:p>
    <w:p w14:paraId="5EFACF07">
      <w:pPr>
        <w:bidi w:val="0"/>
        <w:adjustRightInd w:val="0"/>
        <w:snapToGrid w:val="0"/>
        <w:spacing w:beforeLines="0" w:afterLines="0" w:line="360" w:lineRule="auto"/>
        <w:jc w:val="left"/>
        <w:rPr>
          <w:rFonts w:hint="default"/>
          <w:color w:val="auto"/>
          <w:sz w:val="24"/>
          <w:lang w:val="en-US" w:eastAsia="zh-CN"/>
        </w:rPr>
      </w:pPr>
    </w:p>
    <w:p w14:paraId="0F1D8C09">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6</w:t>
      </w:r>
      <w:r>
        <w:rPr>
          <w:rFonts w:hint="eastAsia"/>
          <w:color w:val="auto"/>
          <w:sz w:val="24"/>
          <w:u w:val="single"/>
          <w:lang w:val="en-US" w:eastAsia="zh-CN"/>
        </w:rPr>
        <w:t>-2 夜 内 御花园</w:t>
      </w:r>
    </w:p>
    <w:p w14:paraId="70CC42C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凤昭躲过搜寻侍卫，</w:t>
      </w:r>
      <w:r>
        <w:rPr>
          <w:rFonts w:hint="default"/>
          <w:color w:val="auto"/>
          <w:sz w:val="24"/>
          <w:lang w:val="en-US" w:eastAsia="zh-CN"/>
        </w:rPr>
        <w:t>周围漆黑森冷，几乎剥夺视线。</w:t>
      </w:r>
    </w:p>
    <w:p w14:paraId="44BAD36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“滴答。”忽然有水滴落地的声音。</w:t>
      </w:r>
    </w:p>
    <w:p w14:paraId="5BF321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瞬间警惕，指尖攥紧后腰匕首</w:t>
      </w:r>
    </w:p>
    <w:p w14:paraId="0E2D9BD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OS：有人！</w:t>
      </w:r>
    </w:p>
    <w:p w14:paraId="43BD806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△黑暗中一只大手骤然探出，死死扼住</w:t>
      </w:r>
      <w:r>
        <w:rPr>
          <w:rFonts w:hint="eastAsia"/>
          <w:color w:val="auto"/>
          <w:sz w:val="24"/>
          <w:lang w:val="en-US" w:eastAsia="zh-CN"/>
        </w:rPr>
        <w:t>凤昭</w:t>
      </w:r>
      <w:r>
        <w:rPr>
          <w:rFonts w:hint="default"/>
          <w:color w:val="auto"/>
          <w:sz w:val="24"/>
          <w:lang w:val="en-US" w:eastAsia="zh-CN"/>
        </w:rPr>
        <w:t>脖颈，欲断其颈骨。</w:t>
      </w:r>
    </w:p>
    <w:p w14:paraId="313303D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反手捏住对方腕骨，骨裂声响起，抬手匕首直刺对方心口，刀锋入肉，鲜血喷涌</w:t>
      </w:r>
    </w:p>
    <w:p w14:paraId="31581FF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OS：爹的，手不够长，没捅深。</w:t>
      </w:r>
    </w:p>
    <w:p w14:paraId="272736D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△对方扼颈的手骤然松力。</w:t>
      </w:r>
      <w:r>
        <w:rPr>
          <w:rFonts w:hint="eastAsia"/>
          <w:color w:val="auto"/>
          <w:sz w:val="24"/>
          <w:lang w:val="en-US" w:eastAsia="zh-CN"/>
        </w:rPr>
        <w:t>下一秒一只虫子从对方手下钻出咬了凤昭一口。</w:t>
      </w:r>
    </w:p>
    <w:p w14:paraId="66D37D7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凤昭os：糟糕</w:t>
      </w:r>
    </w:p>
    <w:p w14:paraId="069A0A2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w:t>
      </w:r>
      <w:r>
        <w:rPr>
          <w:rFonts w:hint="default"/>
          <w:color w:val="auto"/>
          <w:sz w:val="24"/>
          <w:lang w:val="en-US" w:eastAsia="zh-CN"/>
        </w:rPr>
        <w:t>：（声音冰冷，气息微弱）你被噬心蛊咬了，想活命就别动。</w:t>
      </w:r>
    </w:p>
    <w:p w14:paraId="7B9FAB6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动作一顿，随即冷嗤，语气凶悍决绝，反手转动匕首</w:t>
      </w:r>
    </w:p>
    <w:p w14:paraId="288699F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哦？那就一起死。</w:t>
      </w:r>
    </w:p>
    <w:p w14:paraId="4646B35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想威胁</w:t>
      </w:r>
      <w:r>
        <w:rPr>
          <w:rFonts w:hint="eastAsia"/>
          <w:color w:val="auto"/>
          <w:sz w:val="24"/>
          <w:lang w:val="en-US" w:eastAsia="zh-CN"/>
        </w:rPr>
        <w:t>我</w:t>
      </w:r>
      <w:r>
        <w:rPr>
          <w:rFonts w:hint="default"/>
          <w:color w:val="auto"/>
          <w:sz w:val="24"/>
          <w:lang w:val="en-US" w:eastAsia="zh-CN"/>
        </w:rPr>
        <w:t>，下辈子排队去吧。</w:t>
      </w:r>
    </w:p>
    <w:p w14:paraId="41FD48D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△话音刚落，薄薄的刀锋随着她的手掌略略一翻转，血肉挤压的黏腻声伴随着某人极其压抑的闷哼一起传来。</w:t>
      </w:r>
      <w:r>
        <w:rPr>
          <w:rFonts w:hint="eastAsia"/>
          <w:color w:val="auto"/>
          <w:sz w:val="24"/>
          <w:lang w:val="en-US" w:eastAsia="zh-CN"/>
        </w:rPr>
        <w:t>腰间令牌反光</w:t>
      </w:r>
    </w:p>
    <w:p w14:paraId="3221B80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舞伶呼吸一窒，</w:t>
      </w:r>
      <w:r>
        <w:rPr>
          <w:rFonts w:hint="default"/>
          <w:color w:val="auto"/>
          <w:sz w:val="24"/>
          <w:lang w:val="en-US" w:eastAsia="zh-CN"/>
        </w:rPr>
        <w:t>原本冷漠危险的声音忽然放软了许多：……你是</w:t>
      </w:r>
      <w:r>
        <w:rPr>
          <w:rFonts w:hint="eastAsia"/>
          <w:color w:val="auto"/>
          <w:sz w:val="24"/>
          <w:lang w:val="en-US" w:eastAsia="zh-CN"/>
        </w:rPr>
        <w:t>宸王？！</w:t>
      </w:r>
    </w:p>
    <w:p w14:paraId="3BA0A2D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顿住</w:t>
      </w:r>
      <w:r>
        <w:rPr>
          <w:rFonts w:hint="eastAsia"/>
          <w:color w:val="auto"/>
          <w:sz w:val="24"/>
          <w:lang w:val="en-US" w:eastAsia="zh-CN"/>
        </w:rPr>
        <w:t>：你是何人！</w:t>
      </w:r>
    </w:p>
    <w:p w14:paraId="5C50A28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w:t>
      </w:r>
      <w:r>
        <w:rPr>
          <w:rFonts w:hint="default"/>
          <w:color w:val="auto"/>
          <w:sz w:val="24"/>
          <w:lang w:val="en-US" w:eastAsia="zh-CN"/>
        </w:rPr>
        <w:t>世人都说</w:t>
      </w:r>
      <w:r>
        <w:rPr>
          <w:rFonts w:hint="eastAsia"/>
          <w:color w:val="auto"/>
          <w:sz w:val="24"/>
          <w:lang w:val="en-US" w:eastAsia="zh-CN"/>
        </w:rPr>
        <w:t>凤氏宸王</w:t>
      </w:r>
      <w:r>
        <w:rPr>
          <w:rFonts w:hint="default"/>
          <w:color w:val="auto"/>
          <w:sz w:val="24"/>
          <w:lang w:val="en-US" w:eastAsia="zh-CN"/>
        </w:rPr>
        <w:t>皆是仁义之辈，</w:t>
      </w:r>
      <w:r>
        <w:rPr>
          <w:rFonts w:hint="eastAsia"/>
          <w:color w:val="auto"/>
          <w:sz w:val="24"/>
          <w:lang w:val="en-US" w:eastAsia="zh-CN"/>
        </w:rPr>
        <w:t>若</w:t>
      </w:r>
      <w:r>
        <w:rPr>
          <w:rFonts w:hint="default"/>
          <w:color w:val="auto"/>
          <w:sz w:val="24"/>
          <w:lang w:val="en-US" w:eastAsia="zh-CN"/>
        </w:rPr>
        <w:t>殿下救我一命，来日必当肝脑涂地报答殿下……</w:t>
      </w:r>
    </w:p>
    <w:p w14:paraId="644B745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不置可否，只道：噬心蛊？</w:t>
      </w:r>
    </w:p>
    <w:p w14:paraId="7A61CF5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w:t>
      </w:r>
      <w:r>
        <w:rPr>
          <w:rFonts w:hint="default"/>
          <w:color w:val="auto"/>
          <w:sz w:val="24"/>
          <w:lang w:val="en-US" w:eastAsia="zh-CN"/>
        </w:rPr>
        <w:t>此蛊只有我会解，只是不在身上，若殿下带我走，不出两日我便能为殿下解了这剧毒。</w:t>
      </w:r>
    </w:p>
    <w:p w14:paraId="6569574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凤昭os：等</w:t>
      </w:r>
      <w:r>
        <w:rPr>
          <w:rFonts w:hint="default"/>
          <w:color w:val="auto"/>
          <w:sz w:val="24"/>
          <w:lang w:val="en-US" w:eastAsia="zh-CN"/>
        </w:rPr>
        <w:t>确认安然无恙了，再杀不迟。</w:t>
      </w:r>
    </w:p>
    <w:p w14:paraId="1D7C99E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冷冷地嗯了一声</w:t>
      </w:r>
      <w:r>
        <w:rPr>
          <w:rFonts w:hint="eastAsia"/>
          <w:color w:val="auto"/>
          <w:sz w:val="24"/>
          <w:lang w:val="en-US" w:eastAsia="zh-CN"/>
        </w:rPr>
        <w:t>。</w:t>
      </w:r>
    </w:p>
    <w:p w14:paraId="03EF3FA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△几乎是一瞬间，那人紧绷的身体便忽然瘫软了下来，整个人就像没骨头似的挂在了</w:t>
      </w:r>
      <w:r>
        <w:rPr>
          <w:rFonts w:hint="eastAsia"/>
          <w:color w:val="auto"/>
          <w:sz w:val="24"/>
          <w:lang w:val="en-US" w:eastAsia="zh-CN"/>
        </w:rPr>
        <w:t>凤昭</w:t>
      </w:r>
      <w:r>
        <w:rPr>
          <w:rFonts w:hint="default"/>
          <w:color w:val="auto"/>
          <w:sz w:val="24"/>
          <w:lang w:val="en-US" w:eastAsia="zh-CN"/>
        </w:rPr>
        <w:t>身上……放心地晕了过去。</w:t>
      </w:r>
    </w:p>
    <w:p w14:paraId="745B531A">
      <w:pPr>
        <w:bidi w:val="0"/>
        <w:adjustRightInd w:val="0"/>
        <w:snapToGrid w:val="0"/>
        <w:spacing w:beforeLines="0" w:afterLines="0" w:line="360" w:lineRule="auto"/>
        <w:jc w:val="left"/>
        <w:rPr>
          <w:rFonts w:hint="default"/>
          <w:color w:val="auto"/>
          <w:sz w:val="24"/>
          <w:lang w:val="en-US" w:eastAsia="zh-CN"/>
        </w:rPr>
      </w:pPr>
    </w:p>
    <w:p w14:paraId="0BCEFEE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5</w:t>
      </w:r>
      <w:r>
        <w:rPr>
          <w:rFonts w:hint="eastAsia"/>
          <w:color w:val="auto"/>
          <w:sz w:val="24"/>
          <w:szCs w:val="24"/>
          <w:lang w:val="en-US" w:eastAsia="zh-CN"/>
        </w:rPr>
        <w:t>6</w:t>
      </w:r>
      <w:r>
        <w:rPr>
          <w:rFonts w:hint="eastAsia"/>
          <w:color w:val="auto"/>
          <w:sz w:val="24"/>
          <w:lang w:val="en-US" w:eastAsia="zh-CN"/>
        </w:rPr>
        <w:t>-3 夜 内 皇宫大殿暗处拐角</w:t>
      </w:r>
    </w:p>
    <w:p w14:paraId="7727FEE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洛倾云躲过巡逻士兵，飞身单膝跪地向黑影作揖</w:t>
      </w:r>
    </w:p>
    <w:p w14:paraId="08476FC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黑影缓缓转身走出阴影暗处露出真容——凤凛川</w:t>
      </w:r>
    </w:p>
    <w:p w14:paraId="11276B7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洛倾云：主公，一切已按照您的要求部署完毕</w:t>
      </w:r>
    </w:p>
    <w:p w14:paraId="3689562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凤凛川缓缓走近洛倾云，手指抬起她的下巴</w:t>
      </w:r>
    </w:p>
    <w:p w14:paraId="0ADD9E3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凤凛川：背叛原主，抛弃三皇女，不知洛总兵可会心生怨怼？</w:t>
      </w:r>
    </w:p>
    <w:p w14:paraId="655D8D4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洛倾云受惊般双膝匍匐跪地磕头：惊鸿惟愿助主公完成大业，但求最后放洛家满门一条生路</w:t>
      </w:r>
    </w:p>
    <w:p w14:paraId="0722DD3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凤凛川将她扶起：那是自然</w:t>
      </w:r>
    </w:p>
    <w:p w14:paraId="3784AA3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抬眼看向皇宫大殿方向，唇角微勾喃喃自语：区区蝼蚁，拿什么赢。</w:t>
      </w:r>
    </w:p>
    <w:p w14:paraId="35F8E6C3">
      <w:pPr>
        <w:bidi w:val="0"/>
        <w:adjustRightInd w:val="0"/>
        <w:snapToGrid w:val="0"/>
        <w:spacing w:beforeLines="0" w:afterLines="0" w:line="360" w:lineRule="auto"/>
        <w:jc w:val="left"/>
        <w:rPr>
          <w:rFonts w:hint="default"/>
          <w:color w:val="auto"/>
          <w:sz w:val="24"/>
          <w:lang w:val="en-US" w:eastAsia="zh-CN"/>
        </w:rPr>
      </w:pPr>
    </w:p>
    <w:p w14:paraId="745E5284">
      <w:pPr>
        <w:bidi w:val="0"/>
        <w:adjustRightInd w:val="0"/>
        <w:snapToGrid w:val="0"/>
        <w:spacing w:beforeLines="0" w:afterLines="0" w:line="360" w:lineRule="auto"/>
        <w:jc w:val="left"/>
        <w:rPr>
          <w:rFonts w:hint="default"/>
          <w:color w:val="auto"/>
          <w:sz w:val="24"/>
          <w:lang w:val="en-US" w:eastAsia="zh-CN"/>
        </w:rPr>
      </w:pPr>
    </w:p>
    <w:p w14:paraId="75C93084">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七</w:t>
      </w:r>
      <w:r>
        <w:rPr>
          <w:rFonts w:hint="eastAsia"/>
          <w:b/>
          <w:bCs/>
          <w:color w:val="auto"/>
          <w:sz w:val="24"/>
          <w:lang w:val="en-US" w:eastAsia="zh-CN"/>
        </w:rPr>
        <w:t xml:space="preserve">集 </w:t>
      </w:r>
      <w:r>
        <w:rPr>
          <w:rFonts w:hint="default"/>
          <w:color w:val="auto"/>
          <w:sz w:val="24"/>
          <w:lang w:val="en-US" w:eastAsia="zh-CN"/>
        </w:rPr>
        <w:t>蛊毒对峙</w:t>
      </w:r>
      <w:r>
        <w:rPr>
          <w:rFonts w:hint="eastAsia"/>
          <w:color w:val="auto"/>
          <w:sz w:val="24"/>
          <w:lang w:val="en-US" w:eastAsia="zh-CN"/>
        </w:rPr>
        <w:t xml:space="preserve"> </w:t>
      </w:r>
      <w:r>
        <w:rPr>
          <w:rFonts w:hint="default"/>
          <w:color w:val="auto"/>
          <w:sz w:val="24"/>
          <w:lang w:val="en-US" w:eastAsia="zh-CN"/>
        </w:rPr>
        <w:t>智擒戏伶</w:t>
      </w:r>
    </w:p>
    <w:p w14:paraId="3C71808A">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7</w:t>
      </w:r>
      <w:r>
        <w:rPr>
          <w:rFonts w:hint="eastAsia"/>
          <w:color w:val="auto"/>
          <w:sz w:val="24"/>
          <w:u w:val="single"/>
          <w:lang w:val="en-US" w:eastAsia="zh-CN"/>
        </w:rPr>
        <w:t>-1 日 内 晏氏双子别院</w:t>
      </w:r>
    </w:p>
    <w:p w14:paraId="683BC6B9">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晏清和：什么？！殿下中毒！还不赶紧去看看</w:t>
      </w:r>
    </w:p>
    <w:p w14:paraId="5A520D5E">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晏惊弦不紧不慢抿了一口茶</w:t>
      </w:r>
    </w:p>
    <w:p w14:paraId="1A4FFBB0">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晏惊弦：宸王府集齐天下名流，若是府医治不了，难不成我们去了，殿下就好了？（吃醋）你别忘了，殿下身边，可不缺佳人担心，不少你一个</w:t>
      </w:r>
    </w:p>
    <w:p w14:paraId="4F0692D1">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晏清和：天下名流，谁人比得上我们晏氏医首的百毒不侵之身？</w:t>
      </w:r>
    </w:p>
    <w:p w14:paraId="7C99610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晏惊弦震惊回头和晏清和对视</w:t>
      </w:r>
    </w:p>
    <w:p w14:paraId="519C784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晏惊弦：你是说你要......献身？</w:t>
      </w:r>
    </w:p>
    <w:p w14:paraId="5128EEDD">
      <w:pPr>
        <w:bidi w:val="0"/>
        <w:adjustRightInd w:val="0"/>
        <w:snapToGrid w:val="0"/>
        <w:spacing w:beforeLines="0" w:afterLines="0" w:line="360" w:lineRule="auto"/>
        <w:jc w:val="left"/>
        <w:rPr>
          <w:rFonts w:hint="default"/>
          <w:color w:val="auto"/>
          <w:sz w:val="24"/>
          <w:u w:val="single"/>
          <w:lang w:val="en-US" w:eastAsia="zh-CN"/>
        </w:rPr>
      </w:pPr>
    </w:p>
    <w:p w14:paraId="0FFB1850">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7</w:t>
      </w:r>
      <w:r>
        <w:rPr>
          <w:rFonts w:hint="eastAsia"/>
          <w:color w:val="auto"/>
          <w:sz w:val="24"/>
          <w:u w:val="single"/>
          <w:lang w:val="en-US" w:eastAsia="zh-CN"/>
        </w:rPr>
        <w:t xml:space="preserve">-2 日 内 </w:t>
      </w:r>
      <w:r>
        <w:rPr>
          <w:rFonts w:hint="default"/>
          <w:color w:val="auto"/>
          <w:sz w:val="24"/>
          <w:u w:val="single"/>
          <w:lang w:val="en-US" w:eastAsia="zh-CN"/>
        </w:rPr>
        <w:t>别院厢房</w:t>
      </w:r>
    </w:p>
    <w:p w14:paraId="2678058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凤昭快步向厢房走，月弦面色凝重</w:t>
      </w:r>
    </w:p>
    <w:p w14:paraId="25A756D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月弦：殿下，府医说此毒凶险，调至解药至少十日。</w:t>
      </w:r>
    </w:p>
    <w:p w14:paraId="4383497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凤昭淡淡瞥了月弦一眼</w:t>
      </w:r>
    </w:p>
    <w:p w14:paraId="4A1E0E4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凤昭：十日？我还能活到那个时候吗</w:t>
      </w:r>
    </w:p>
    <w:p w14:paraId="70B8AF2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说罢便进屋，</w:t>
      </w:r>
      <w:r>
        <w:rPr>
          <w:rFonts w:hint="default"/>
          <w:color w:val="auto"/>
          <w:sz w:val="24"/>
          <w:lang w:val="en-US" w:eastAsia="zh-CN"/>
        </w:rPr>
        <w:t>舞伶靠在榻边，脸色尚白，身上伤口未愈，淡淡勾起唇角，笑容平淡却藏着恶劣，眼神狡黠，缓缓看向站在屋中的</w:t>
      </w:r>
      <w:r>
        <w:rPr>
          <w:rFonts w:hint="eastAsia"/>
          <w:color w:val="auto"/>
          <w:sz w:val="24"/>
          <w:lang w:val="en-US" w:eastAsia="zh-CN"/>
        </w:rPr>
        <w:t>凤昭</w:t>
      </w:r>
      <w:r>
        <w:rPr>
          <w:rFonts w:hint="default"/>
          <w:color w:val="auto"/>
          <w:sz w:val="24"/>
          <w:lang w:val="en-US" w:eastAsia="zh-CN"/>
        </w:rPr>
        <w:t>。</w:t>
      </w:r>
    </w:p>
    <w:p w14:paraId="3ABC91A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舞伶：（语气慢悠悠，带着试探，眼底藏着算计）殿下感觉如何？</w:t>
      </w:r>
    </w:p>
    <w:p w14:paraId="00E2AC9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身姿挺拔，负手而立，一言不发，仅用幽冷的目光回望，神色无半分波澜</w:t>
      </w:r>
    </w:p>
    <w:p w14:paraId="49276F1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：又想耍什么花招。</w:t>
      </w:r>
    </w:p>
    <w:p w14:paraId="1BD4E78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舞伶</w:t>
      </w:r>
      <w:r>
        <w:rPr>
          <w:rFonts w:hint="default"/>
          <w:color w:val="auto"/>
          <w:sz w:val="24"/>
          <w:lang w:val="en-US" w:eastAsia="zh-CN"/>
        </w:rPr>
        <w:t>坐直身子，笑意渐浓，歪头看向</w:t>
      </w:r>
      <w:r>
        <w:rPr>
          <w:rFonts w:hint="eastAsia"/>
          <w:color w:val="auto"/>
          <w:sz w:val="24"/>
          <w:lang w:val="en-US" w:eastAsia="zh-CN"/>
        </w:rPr>
        <w:t>凤昭</w:t>
      </w:r>
    </w:p>
    <w:p w14:paraId="1323091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w:t>
      </w:r>
      <w:r>
        <w:rPr>
          <w:rFonts w:hint="default"/>
          <w:color w:val="auto"/>
          <w:sz w:val="24"/>
          <w:lang w:val="en-US" w:eastAsia="zh-CN"/>
        </w:rPr>
        <w:t>语气笃定又带着炫耀</w:t>
      </w:r>
      <w:r>
        <w:rPr>
          <w:rFonts w:hint="eastAsia"/>
          <w:color w:val="auto"/>
          <w:sz w:val="24"/>
          <w:lang w:val="en-US" w:eastAsia="zh-CN"/>
        </w:rPr>
        <w:t>：</w:t>
      </w:r>
      <w:r>
        <w:rPr>
          <w:rFonts w:hint="default"/>
          <w:color w:val="auto"/>
          <w:sz w:val="24"/>
          <w:lang w:val="en-US" w:eastAsia="zh-CN"/>
        </w:rPr>
        <w:t>噬心蛊，是我用血肉和奇毒喂养，世间无人能解，再厉害的神医也束手无策。殿下别不信，我还有求于您呢。</w:t>
      </w:r>
    </w:p>
    <w:p w14:paraId="00D0DCE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嗤笑一声，声音冷冽，眼神带着嘲讽，步步走近</w:t>
      </w:r>
    </w:p>
    <w:p w14:paraId="1A8D57B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用解药吊着我为你做事？算盘打得倒是响。</w:t>
      </w:r>
    </w:p>
    <w:p w14:paraId="320DA6D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舞伶：（瞬间换上无辜诚恳的神情）殿下身份尊贵，我怎敢算计，我知道您解毒后必会杀我，我只是想多活两天，殿下也要怪我吗？</w:t>
      </w:r>
    </w:p>
    <w:p w14:paraId="4085815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沉默OS：疯子</w:t>
      </w:r>
      <w:r>
        <w:rPr>
          <w:rFonts w:hint="eastAsia"/>
          <w:color w:val="auto"/>
          <w:sz w:val="24"/>
          <w:lang w:val="en-US" w:eastAsia="zh-CN"/>
        </w:rPr>
        <w:t>。现在竟敢</w:t>
      </w:r>
      <w:r>
        <w:rPr>
          <w:rFonts w:hint="default"/>
          <w:color w:val="auto"/>
          <w:sz w:val="24"/>
          <w:lang w:val="en-US" w:eastAsia="zh-CN"/>
        </w:rPr>
        <w:t>拿捏到我头上</w:t>
      </w:r>
      <w:r>
        <w:rPr>
          <w:rFonts w:hint="eastAsia"/>
          <w:color w:val="auto"/>
          <w:sz w:val="24"/>
          <w:lang w:val="en-US" w:eastAsia="zh-CN"/>
        </w:rPr>
        <w:t>来了</w:t>
      </w:r>
    </w:p>
    <w:p w14:paraId="5A70BEA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侧颈紫黑淤痕清晰可见，毒脉如蛛网蔓延至手肘，肌肤雪白更衬毒色骇人，她却神色如常，毫无不适。</w:t>
      </w:r>
      <w:r>
        <w:rPr>
          <w:rFonts w:hint="eastAsia"/>
          <w:color w:val="auto"/>
          <w:sz w:val="24"/>
          <w:lang w:val="en-US" w:eastAsia="zh-CN"/>
        </w:rPr>
        <w:t>凤昭</w:t>
      </w:r>
      <w:r>
        <w:rPr>
          <w:rFonts w:hint="default"/>
          <w:color w:val="auto"/>
          <w:sz w:val="24"/>
          <w:lang w:val="en-US" w:eastAsia="zh-CN"/>
        </w:rPr>
        <w:t>面无表情，语气平静却压迫感十足，居高临下俯视舞伶</w:t>
      </w:r>
    </w:p>
    <w:p w14:paraId="0BAC02E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有毒必有解，不过是费些时日，我从不信独一无二的解法。我救你出来，即刻兑现承诺制药。</w:t>
      </w:r>
    </w:p>
    <w:p w14:paraId="20A7A83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△舞伶脸色瞬间变得虚弱，捂着胸口，声音绵软带委屈，故作可怜</w:t>
      </w:r>
    </w:p>
    <w:p w14:paraId="11F28FC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舞伶：</w:t>
      </w:r>
      <w:r>
        <w:rPr>
          <w:rFonts w:hint="default"/>
          <w:color w:val="auto"/>
          <w:sz w:val="24"/>
          <w:lang w:val="en-US" w:eastAsia="zh-CN"/>
        </w:rPr>
        <w:t>殿下，我身负重伤，实在无力制药，我也是走投无路才出此下策，殿下若要卸磨杀驴，我</w:t>
      </w:r>
      <w:r>
        <w:rPr>
          <w:rFonts w:hint="eastAsia"/>
          <w:color w:val="auto"/>
          <w:sz w:val="24"/>
          <w:lang w:val="en-US" w:eastAsia="zh-CN"/>
        </w:rPr>
        <w:t>可</w:t>
      </w:r>
      <w:r>
        <w:rPr>
          <w:rFonts w:hint="default"/>
          <w:color w:val="auto"/>
          <w:sz w:val="24"/>
          <w:lang w:val="en-US" w:eastAsia="zh-CN"/>
        </w:rPr>
        <w:t>毫无反抗之力……</w:t>
      </w:r>
    </w:p>
    <w:p w14:paraId="30ECFD3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神色漠然，再次逼近）若非我救你，你早已被暗卫擒杀，我是你的恩人。你是不是觉得，我很好说话？恩人只有一次，得寸进尺，便是祸端。你笃定只有你能解，不过是仗着解药关键药引，出自你自身，对吗？</w:t>
      </w:r>
    </w:p>
    <w:p w14:paraId="27C33C2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△舞伶唇角笑意瞬间僵住，眼神变冷，虚假的温顺荡然无存，面露惊色</w:t>
      </w:r>
    </w:p>
    <w:p w14:paraId="6AD54AC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：（轻笑，语气狠厉，带着压迫感）是眼睛、指甲，还是心头血？落在我手里，乖乖听话便饶你，不识趣，我便做活阎王。</w:t>
      </w:r>
    </w:p>
    <w:p w14:paraId="2C47590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抓起桌案糕点，粗鲁塞进舞伶口中</w:t>
      </w:r>
    </w:p>
    <w:p w14:paraId="226B28B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舞伶：（拼命抠出嘴里糕点，声如寒冰）你若逼我，试出药引前，你会先被蛊毒折磨致死！</w:t>
      </w:r>
    </w:p>
    <w:p w14:paraId="40BCC30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：（神色淡然）巧了，你会比我先死。我救你性命，你却恩将仇报，究竟为何？</w:t>
      </w:r>
    </w:p>
    <w:p w14:paraId="13A03AA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舞伶：（别过脸，语气理直气壮）我只是想活下去，只求殿下一句解毒后不杀我的保证！</w:t>
      </w:r>
    </w:p>
    <w:p w14:paraId="32D272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OS：拿我当冤种</w:t>
      </w:r>
      <w:r>
        <w:rPr>
          <w:rFonts w:hint="eastAsia"/>
          <w:color w:val="auto"/>
          <w:sz w:val="24"/>
          <w:lang w:val="en-US" w:eastAsia="zh-CN"/>
        </w:rPr>
        <w:t>，再练练吧</w:t>
      </w:r>
    </w:p>
    <w:p w14:paraId="7B00B61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：（不容置喙）选，乖乖配药，两日内交出解药；或是拒绝，让</w:t>
      </w:r>
      <w:r>
        <w:rPr>
          <w:rFonts w:hint="eastAsia"/>
          <w:color w:val="auto"/>
          <w:sz w:val="24"/>
          <w:lang w:val="en-US" w:eastAsia="zh-CN"/>
        </w:rPr>
        <w:t>府</w:t>
      </w:r>
      <w:r>
        <w:rPr>
          <w:rFonts w:hint="default"/>
          <w:color w:val="auto"/>
          <w:sz w:val="24"/>
          <w:lang w:val="en-US" w:eastAsia="zh-CN"/>
        </w:rPr>
        <w:t>医在你身上试出药引。</w:t>
      </w:r>
    </w:p>
    <w:p w14:paraId="11AFCF3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舞伶：（脸色骤变，咬牙沉默许久，最终低头，声音不甘）……配。</w:t>
      </w:r>
    </w:p>
    <w:p w14:paraId="4A6E850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唇角勾起满意笑意OS：能屈能伸，心性强悍，是顶尖细作的料，留着还有大用</w:t>
      </w:r>
    </w:p>
    <w:p w14:paraId="39645EAD">
      <w:pPr>
        <w:bidi w:val="0"/>
        <w:adjustRightInd w:val="0"/>
        <w:snapToGrid w:val="0"/>
        <w:spacing w:beforeLines="0" w:afterLines="0" w:line="360" w:lineRule="auto"/>
        <w:jc w:val="left"/>
        <w:rPr>
          <w:rFonts w:hint="default"/>
          <w:color w:val="auto"/>
          <w:sz w:val="24"/>
          <w:lang w:val="en-US" w:eastAsia="zh-CN"/>
        </w:rPr>
      </w:pPr>
    </w:p>
    <w:p w14:paraId="60B80285">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7</w:t>
      </w:r>
      <w:r>
        <w:rPr>
          <w:rFonts w:hint="eastAsia"/>
          <w:color w:val="auto"/>
          <w:sz w:val="24"/>
          <w:u w:val="single"/>
          <w:lang w:val="en-US" w:eastAsia="zh-CN"/>
        </w:rPr>
        <w:t>-3 日 内 书房</w:t>
      </w:r>
    </w:p>
    <w:p w14:paraId="5DC286A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凤昭稳坐</w:t>
      </w:r>
      <w:r>
        <w:rPr>
          <w:rFonts w:hint="default"/>
          <w:color w:val="auto"/>
          <w:sz w:val="24"/>
          <w:lang w:val="en-US" w:eastAsia="zh-CN"/>
        </w:rPr>
        <w:t>书房</w:t>
      </w:r>
      <w:r>
        <w:rPr>
          <w:rFonts w:hint="eastAsia"/>
          <w:color w:val="auto"/>
          <w:sz w:val="24"/>
          <w:lang w:val="en-US" w:eastAsia="zh-CN"/>
        </w:rPr>
        <w:t>书桌</w:t>
      </w:r>
      <w:r>
        <w:rPr>
          <w:rFonts w:hint="default"/>
          <w:color w:val="auto"/>
          <w:sz w:val="24"/>
          <w:lang w:val="en-US" w:eastAsia="zh-CN"/>
        </w:rPr>
        <w:t>，拆开信封，快速阅览后，嗤笑一声，将信纸放在烛火上点燃。</w:t>
      </w:r>
    </w:p>
    <w:p w14:paraId="2A80A00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烛火吞噬信纸，灰烬飘落，</w:t>
      </w:r>
      <w:r>
        <w:rPr>
          <w:rFonts w:hint="eastAsia"/>
          <w:color w:val="auto"/>
          <w:sz w:val="24"/>
          <w:lang w:val="en-US" w:eastAsia="zh-CN"/>
        </w:rPr>
        <w:t>凤昭</w:t>
      </w:r>
      <w:r>
        <w:rPr>
          <w:rFonts w:hint="default"/>
          <w:color w:val="auto"/>
          <w:sz w:val="24"/>
          <w:lang w:val="en-US" w:eastAsia="zh-CN"/>
        </w:rPr>
        <w:t>幽冷的瞳仁映着跳跃火光，神色深不可测。</w:t>
      </w:r>
    </w:p>
    <w:p w14:paraId="23154ED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【结尾卡点】凤昭</w:t>
      </w:r>
      <w:r>
        <w:rPr>
          <w:rFonts w:hint="default"/>
          <w:color w:val="auto"/>
          <w:sz w:val="24"/>
          <w:lang w:val="en-US" w:eastAsia="zh-CN"/>
        </w:rPr>
        <w:t>低声呢喃，语气冷冽</w:t>
      </w:r>
      <w:r>
        <w:rPr>
          <w:rFonts w:hint="eastAsia"/>
          <w:color w:val="auto"/>
          <w:sz w:val="24"/>
          <w:lang w:val="en-US" w:eastAsia="zh-CN"/>
        </w:rPr>
        <w:t>：</w:t>
      </w:r>
      <w:r>
        <w:rPr>
          <w:rFonts w:hint="default"/>
          <w:color w:val="auto"/>
          <w:sz w:val="24"/>
          <w:lang w:val="en-US" w:eastAsia="zh-CN"/>
        </w:rPr>
        <w:t>该清算</w:t>
      </w:r>
      <w:r>
        <w:rPr>
          <w:rFonts w:hint="eastAsia"/>
          <w:color w:val="auto"/>
          <w:sz w:val="24"/>
          <w:lang w:val="en-US" w:eastAsia="zh-CN"/>
        </w:rPr>
        <w:t>了。</w:t>
      </w:r>
    </w:p>
    <w:p w14:paraId="69B0199E">
      <w:pPr>
        <w:bidi w:val="0"/>
        <w:adjustRightInd w:val="0"/>
        <w:snapToGrid w:val="0"/>
        <w:spacing w:beforeLines="0" w:afterLines="0" w:line="360" w:lineRule="auto"/>
        <w:jc w:val="left"/>
        <w:rPr>
          <w:rFonts w:hint="eastAsia"/>
          <w:color w:val="auto"/>
          <w:sz w:val="24"/>
          <w:lang w:val="en-US" w:eastAsia="zh-CN"/>
        </w:rPr>
      </w:pPr>
    </w:p>
    <w:p w14:paraId="7C1D8D62">
      <w:pPr>
        <w:bidi w:val="0"/>
        <w:adjustRightInd w:val="0"/>
        <w:snapToGrid w:val="0"/>
        <w:spacing w:beforeLines="0" w:afterLines="0" w:line="360" w:lineRule="auto"/>
        <w:jc w:val="left"/>
        <w:rPr>
          <w:rFonts w:hint="eastAsia"/>
          <w:color w:val="auto"/>
          <w:sz w:val="24"/>
          <w:lang w:val="en-US" w:eastAsia="zh-CN"/>
        </w:rPr>
      </w:pPr>
    </w:p>
    <w:p w14:paraId="150FA577">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八</w:t>
      </w:r>
      <w:r>
        <w:rPr>
          <w:rFonts w:hint="eastAsia"/>
          <w:b/>
          <w:bCs/>
          <w:color w:val="auto"/>
          <w:sz w:val="24"/>
          <w:lang w:val="en-US" w:eastAsia="zh-CN"/>
        </w:rPr>
        <w:t xml:space="preserve">集 </w:t>
      </w:r>
      <w:r>
        <w:rPr>
          <w:rFonts w:hint="default"/>
          <w:color w:val="auto"/>
          <w:sz w:val="24"/>
          <w:lang w:val="en-US" w:eastAsia="zh-CN"/>
        </w:rPr>
        <w:t>铁骨对峙</w:t>
      </w:r>
      <w:r>
        <w:rPr>
          <w:rFonts w:hint="eastAsia"/>
          <w:color w:val="auto"/>
          <w:sz w:val="24"/>
          <w:lang w:val="en-US" w:eastAsia="zh-CN"/>
        </w:rPr>
        <w:t xml:space="preserve"> </w:t>
      </w:r>
      <w:r>
        <w:rPr>
          <w:rFonts w:hint="default"/>
          <w:color w:val="auto"/>
          <w:sz w:val="24"/>
          <w:lang w:val="en-US" w:eastAsia="zh-CN"/>
        </w:rPr>
        <w:t>暗巷偶遇</w:t>
      </w:r>
    </w:p>
    <w:p w14:paraId="352A3AC4">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8</w:t>
      </w:r>
      <w:r>
        <w:rPr>
          <w:rFonts w:hint="eastAsia"/>
          <w:color w:val="auto"/>
          <w:sz w:val="24"/>
          <w:u w:val="single"/>
          <w:lang w:val="en-US" w:eastAsia="zh-CN"/>
        </w:rPr>
        <w:t xml:space="preserve">-1 日 内 </w:t>
      </w:r>
      <w:r>
        <w:rPr>
          <w:rFonts w:hint="default"/>
          <w:color w:val="auto"/>
          <w:sz w:val="24"/>
          <w:u w:val="single"/>
          <w:lang w:val="en-US" w:eastAsia="zh-CN"/>
        </w:rPr>
        <w:t>温宅正厅</w:t>
      </w:r>
    </w:p>
    <w:p w14:paraId="5797F07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△温总领被侍卫押着跪在地上，却猛地挺直脊背，眼神冷硬如铁，周身满是桀骜。</w:t>
      </w:r>
    </w:p>
    <w:p w14:paraId="5EBBAF4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温总领：（声音铿锵，语气冰冷，毫无惧色）温氏铁骨，只跪其主！</w:t>
      </w:r>
    </w:p>
    <w:p w14:paraId="6081AD8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端坐主位，一袭玄色劲装，眉眼清冷，仿若未闻，指尖轻叩桌案，神色平静无波，毫无怒意，目光锐利直视温总领</w:t>
      </w:r>
    </w:p>
    <w:p w14:paraId="139F800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温总领，你蓄意分裂</w:t>
      </w:r>
      <w:r>
        <w:rPr>
          <w:rFonts w:hint="eastAsia"/>
          <w:color w:val="auto"/>
          <w:sz w:val="24"/>
          <w:lang w:val="en-US" w:eastAsia="zh-CN"/>
        </w:rPr>
        <w:t>凤氏</w:t>
      </w:r>
      <w:r>
        <w:rPr>
          <w:rFonts w:hint="default"/>
          <w:color w:val="auto"/>
          <w:sz w:val="24"/>
          <w:lang w:val="en-US" w:eastAsia="zh-CN"/>
        </w:rPr>
        <w:t>与神机阁，挑起内斗，居心叵测。我十一岁即位</w:t>
      </w:r>
      <w:r>
        <w:rPr>
          <w:rFonts w:hint="eastAsia"/>
          <w:color w:val="auto"/>
          <w:sz w:val="24"/>
          <w:lang w:val="en-US" w:eastAsia="zh-CN"/>
        </w:rPr>
        <w:t>宸王</w:t>
      </w:r>
      <w:r>
        <w:rPr>
          <w:rFonts w:hint="default"/>
          <w:color w:val="auto"/>
          <w:sz w:val="24"/>
          <w:lang w:val="en-US" w:eastAsia="zh-CN"/>
        </w:rPr>
        <w:t>，为</w:t>
      </w:r>
      <w:r>
        <w:rPr>
          <w:rFonts w:hint="eastAsia"/>
          <w:color w:val="auto"/>
          <w:sz w:val="24"/>
          <w:lang w:val="en-US" w:eastAsia="zh-CN"/>
        </w:rPr>
        <w:t>凤氏</w:t>
      </w:r>
      <w:r>
        <w:rPr>
          <w:rFonts w:hint="default"/>
          <w:color w:val="auto"/>
          <w:sz w:val="24"/>
          <w:lang w:val="en-US" w:eastAsia="zh-CN"/>
        </w:rPr>
        <w:t>家主、神机阁正统主公，你背信另奉他主，也配称铁骨？</w:t>
      </w:r>
    </w:p>
    <w:p w14:paraId="21035FC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缓缓起身，居高临下俯视对方，眼神冷冽，带着毫不掩饰的讽刺</w:t>
      </w:r>
    </w:p>
    <w:p w14:paraId="7285646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：（低声呵斥）别将背主行径粉饰成赤血丹心，这般做派，只会令人作呕。</w:t>
      </w:r>
    </w:p>
    <w:p w14:paraId="45B1DAB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温总领：（满是轻蔑与不屑，怒目圆睁，语气暴躁）你阴鸷暴躁，无才无德，天生短命，不配居</w:t>
      </w:r>
      <w:r>
        <w:rPr>
          <w:rFonts w:hint="eastAsia"/>
          <w:color w:val="auto"/>
          <w:sz w:val="24"/>
          <w:lang w:val="en-US" w:eastAsia="zh-CN"/>
        </w:rPr>
        <w:t>宸王</w:t>
      </w:r>
      <w:r>
        <w:rPr>
          <w:rFonts w:hint="default"/>
          <w:color w:val="auto"/>
          <w:sz w:val="24"/>
          <w:lang w:val="en-US" w:eastAsia="zh-CN"/>
        </w:rPr>
        <w:t>之位，更不配做神机阁主公！我所奉乃</w:t>
      </w:r>
      <w:r>
        <w:rPr>
          <w:rFonts w:hint="eastAsia"/>
          <w:color w:val="auto"/>
          <w:sz w:val="24"/>
          <w:lang w:val="en-US" w:eastAsia="zh-CN"/>
        </w:rPr>
        <w:t>凤氏</w:t>
      </w:r>
      <w:r>
        <w:rPr>
          <w:rFonts w:hint="default"/>
          <w:color w:val="auto"/>
          <w:sz w:val="24"/>
          <w:lang w:val="en-US" w:eastAsia="zh-CN"/>
        </w:rPr>
        <w:t>嫡宗，才是名正言顺！</w:t>
      </w:r>
      <w:r>
        <w:rPr>
          <w:rFonts w:hint="eastAsia"/>
          <w:color w:val="auto"/>
          <w:sz w:val="24"/>
          <w:lang w:val="en-US" w:eastAsia="zh-CN"/>
        </w:rPr>
        <w:t>凤凛川</w:t>
      </w:r>
      <w:r>
        <w:rPr>
          <w:rFonts w:hint="default"/>
          <w:color w:val="auto"/>
          <w:sz w:val="24"/>
          <w:lang w:val="en-US" w:eastAsia="zh-CN"/>
        </w:rPr>
        <w:t>主上才是真命主，</w:t>
      </w:r>
      <w:r>
        <w:rPr>
          <w:rFonts w:hint="eastAsia"/>
          <w:color w:val="auto"/>
          <w:sz w:val="24"/>
          <w:lang w:val="en-US" w:eastAsia="zh-CN"/>
        </w:rPr>
        <w:t>你</w:t>
      </w:r>
      <w:r>
        <w:rPr>
          <w:rFonts w:hint="default"/>
          <w:color w:val="auto"/>
          <w:sz w:val="24"/>
          <w:lang w:val="en-US" w:eastAsia="zh-CN"/>
        </w:rPr>
        <w:t>不过是占了</w:t>
      </w:r>
      <w:r>
        <w:rPr>
          <w:rFonts w:hint="eastAsia"/>
          <w:color w:val="auto"/>
          <w:sz w:val="24"/>
          <w:lang w:val="en-US" w:eastAsia="zh-CN"/>
        </w:rPr>
        <w:t>会投胎的</w:t>
      </w:r>
      <w:r>
        <w:rPr>
          <w:rFonts w:hint="default"/>
          <w:color w:val="auto"/>
          <w:sz w:val="24"/>
          <w:lang w:val="en-US" w:eastAsia="zh-CN"/>
        </w:rPr>
        <w:t>便宜！</w:t>
      </w:r>
    </w:p>
    <w:p w14:paraId="50CA30F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：（闻言轻笑，眼神淡漠）嫡宗？</w:t>
      </w:r>
      <w:r>
        <w:rPr>
          <w:rFonts w:hint="eastAsia"/>
          <w:color w:val="auto"/>
          <w:sz w:val="24"/>
          <w:lang w:val="en-US" w:eastAsia="zh-CN"/>
        </w:rPr>
        <w:t>凤凛川自我继位后</w:t>
      </w:r>
      <w:r>
        <w:rPr>
          <w:rFonts w:hint="default"/>
          <w:color w:val="auto"/>
          <w:sz w:val="24"/>
          <w:lang w:val="en-US" w:eastAsia="zh-CN"/>
        </w:rPr>
        <w:t>早已被贬为旁支，天下人皆服，唯有你们自欺欺人。</w:t>
      </w:r>
    </w:p>
    <w:p w14:paraId="41AF6BF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温总领：（厉声怒吼，面色涨红，神情狂热执拗）住嘴！我主只是被权斗所害，无人比他更有资格！要杀要剐，悉听尊便！</w:t>
      </w:r>
    </w:p>
    <w:p w14:paraId="68927C2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：（眼神渐冷OS</w:t>
      </w:r>
      <w:r>
        <w:rPr>
          <w:rFonts w:hint="eastAsia"/>
          <w:color w:val="auto"/>
          <w:sz w:val="24"/>
          <w:lang w:val="en-US" w:eastAsia="zh-CN"/>
        </w:rPr>
        <w:t>）</w:t>
      </w:r>
      <w:r>
        <w:rPr>
          <w:rFonts w:hint="default"/>
          <w:color w:val="auto"/>
          <w:sz w:val="24"/>
          <w:lang w:val="en-US" w:eastAsia="zh-CN"/>
        </w:rPr>
        <w:t>：愚忠至极，分明知晓</w:t>
      </w:r>
      <w:r>
        <w:rPr>
          <w:rFonts w:hint="eastAsia"/>
          <w:color w:val="auto"/>
          <w:sz w:val="24"/>
          <w:lang w:val="en-US" w:eastAsia="zh-CN"/>
        </w:rPr>
        <w:t>凤凛川</w:t>
      </w:r>
      <w:r>
        <w:rPr>
          <w:rFonts w:hint="default"/>
          <w:color w:val="auto"/>
          <w:sz w:val="24"/>
          <w:lang w:val="en-US" w:eastAsia="zh-CN"/>
        </w:rPr>
        <w:t>秘密，却被洗脑成恋爱脑，智商尽失，本想收服，如今毫无必要</w:t>
      </w:r>
      <w:r>
        <w:rPr>
          <w:rFonts w:hint="eastAsia"/>
          <w:color w:val="auto"/>
          <w:sz w:val="24"/>
          <w:lang w:val="en-US" w:eastAsia="zh-CN"/>
        </w:rPr>
        <w:t>。</w:t>
      </w:r>
    </w:p>
    <w:p w14:paraId="6A56FA1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：（冷声开口，语气决绝）成王败寇，自古真理，你这般狺狺狂吠，不过是自欺欺人。</w:t>
      </w:r>
    </w:p>
    <w:p w14:paraId="01073BD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挥手示意侍卫，转身离去，背影冷硬，不留丝毫余地</w:t>
      </w:r>
      <w:r>
        <w:rPr>
          <w:rFonts w:hint="eastAsia"/>
          <w:color w:val="auto"/>
          <w:sz w:val="24"/>
          <w:lang w:val="en-US" w:eastAsia="zh-CN"/>
        </w:rPr>
        <w:t>，身后传来温统领惨叫</w:t>
      </w:r>
    </w:p>
    <w:p w14:paraId="4799E197">
      <w:pPr>
        <w:bidi w:val="0"/>
        <w:adjustRightInd w:val="0"/>
        <w:snapToGrid w:val="0"/>
        <w:spacing w:beforeLines="0" w:afterLines="0" w:line="360" w:lineRule="auto"/>
        <w:jc w:val="left"/>
        <w:rPr>
          <w:rFonts w:hint="default"/>
          <w:color w:val="auto"/>
          <w:sz w:val="24"/>
          <w:lang w:val="en-US" w:eastAsia="zh-CN"/>
        </w:rPr>
      </w:pPr>
    </w:p>
    <w:p w14:paraId="6DDD0229">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8</w:t>
      </w:r>
      <w:r>
        <w:rPr>
          <w:rFonts w:hint="eastAsia"/>
          <w:color w:val="auto"/>
          <w:sz w:val="24"/>
          <w:u w:val="single"/>
          <w:lang w:val="en-US" w:eastAsia="zh-CN"/>
        </w:rPr>
        <w:t>-2 黄昏 外 温府门口</w:t>
      </w:r>
    </w:p>
    <w:p w14:paraId="1704731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指尖捏着雪白手帕，反复擦拭手指</w:t>
      </w:r>
      <w:r>
        <w:rPr>
          <w:rFonts w:hint="eastAsia"/>
          <w:color w:val="auto"/>
          <w:sz w:val="24"/>
          <w:lang w:val="en-US" w:eastAsia="zh-CN"/>
        </w:rPr>
        <w:t>血迹</w:t>
      </w:r>
      <w:r>
        <w:rPr>
          <w:rFonts w:hint="default"/>
          <w:color w:val="auto"/>
          <w:sz w:val="24"/>
          <w:lang w:val="en-US" w:eastAsia="zh-CN"/>
        </w:rPr>
        <w:t>，面露厌弃</w:t>
      </w:r>
      <w:r>
        <w:rPr>
          <w:rFonts w:hint="eastAsia"/>
          <w:color w:val="auto"/>
          <w:sz w:val="24"/>
          <w:lang w:val="en-US" w:eastAsia="zh-CN"/>
        </w:rPr>
        <w:t>的走出温府</w:t>
      </w:r>
    </w:p>
    <w:p w14:paraId="285DB1E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w:t>
      </w:r>
      <w:r>
        <w:rPr>
          <w:rFonts w:hint="eastAsia"/>
          <w:color w:val="auto"/>
          <w:sz w:val="24"/>
          <w:lang w:val="en-US" w:eastAsia="zh-CN"/>
        </w:rPr>
        <w:t>明明我</w:t>
      </w:r>
      <w:r>
        <w:rPr>
          <w:rFonts w:hint="default"/>
          <w:color w:val="auto"/>
          <w:sz w:val="24"/>
          <w:lang w:val="en-US" w:eastAsia="zh-CN"/>
        </w:rPr>
        <w:t>最厌内斗背叛，却不得不肃清异己，待引</w:t>
      </w:r>
      <w:r>
        <w:rPr>
          <w:rFonts w:hint="eastAsia"/>
          <w:color w:val="auto"/>
          <w:sz w:val="24"/>
          <w:lang w:val="en-US" w:eastAsia="zh-CN"/>
        </w:rPr>
        <w:t>凤凛川</w:t>
      </w:r>
      <w:r>
        <w:rPr>
          <w:rFonts w:hint="default"/>
          <w:color w:val="auto"/>
          <w:sz w:val="24"/>
          <w:lang w:val="en-US" w:eastAsia="zh-CN"/>
        </w:rPr>
        <w:t>现身，彻底根除祸端</w:t>
      </w:r>
      <w:r>
        <w:rPr>
          <w:rFonts w:hint="eastAsia"/>
          <w:color w:val="auto"/>
          <w:sz w:val="24"/>
          <w:lang w:val="en-US" w:eastAsia="zh-CN"/>
        </w:rPr>
        <w:t>，终究是身不由己</w:t>
      </w:r>
      <w:r>
        <w:rPr>
          <w:rFonts w:hint="default"/>
          <w:color w:val="auto"/>
          <w:sz w:val="24"/>
          <w:lang w:val="en-US" w:eastAsia="zh-CN"/>
        </w:rPr>
        <w:t>。</w:t>
      </w:r>
      <w:r>
        <w:rPr>
          <w:rFonts w:hint="eastAsia"/>
          <w:color w:val="auto"/>
          <w:sz w:val="24"/>
          <w:lang w:val="en-US" w:eastAsia="zh-CN"/>
        </w:rPr>
        <w:t>啧啧啧，还真是近墨者黑呀~</w:t>
      </w:r>
    </w:p>
    <w:p w14:paraId="201E0B5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△忽然察觉</w:t>
      </w:r>
      <w:r>
        <w:rPr>
          <w:rFonts w:hint="eastAsia"/>
          <w:color w:val="auto"/>
          <w:sz w:val="24"/>
          <w:lang w:val="en-US" w:eastAsia="zh-CN"/>
        </w:rPr>
        <w:t>听到头顶传来人声</w:t>
      </w:r>
      <w:r>
        <w:rPr>
          <w:rFonts w:hint="default"/>
          <w:color w:val="auto"/>
          <w:sz w:val="24"/>
          <w:lang w:val="en-US" w:eastAsia="zh-CN"/>
        </w:rPr>
        <w:t>，抬眸望向屋脊。</w:t>
      </w:r>
    </w:p>
    <w:p w14:paraId="11AE678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只见秦</w:t>
      </w:r>
      <w:r>
        <w:rPr>
          <w:rFonts w:hint="default"/>
          <w:color w:val="auto"/>
          <w:sz w:val="24"/>
          <w:lang w:val="en-US" w:eastAsia="zh-CN"/>
        </w:rPr>
        <w:t>琥盘腿坐于屋脊，黑短发尾蓬松翘着，垂着头摘花瓣，嘴里念念有词。</w:t>
      </w:r>
    </w:p>
    <w:p w14:paraId="46A4689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琥：（小声嘟囔）能成，不能成……能成！就是能成！</w:t>
      </w:r>
    </w:p>
    <w:p w14:paraId="26533CA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眉眼微松，嘴角几不可查勾起一丝弧度</w:t>
      </w:r>
    </w:p>
    <w:p w14:paraId="60659B9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OS：倒是</w:t>
      </w:r>
      <w:r>
        <w:rPr>
          <w:rFonts w:hint="eastAsia"/>
          <w:color w:val="auto"/>
          <w:sz w:val="24"/>
          <w:lang w:val="en-US" w:eastAsia="zh-CN"/>
        </w:rPr>
        <w:t>挺有反差</w:t>
      </w:r>
    </w:p>
    <w:p w14:paraId="0649EDC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凤昭飞檐上屋顶，</w:t>
      </w:r>
      <w:r>
        <w:rPr>
          <w:rFonts w:hint="default"/>
          <w:color w:val="auto"/>
          <w:sz w:val="24"/>
          <w:lang w:val="en-US" w:eastAsia="zh-CN"/>
        </w:rPr>
        <w:t>抬手，轻轻拍了拍他的肩膀</w:t>
      </w:r>
    </w:p>
    <w:p w14:paraId="6F270AA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琥浑身一僵，瞬间弹起，转身时眼神冷厉防备，看清</w:t>
      </w:r>
      <w:r>
        <w:rPr>
          <w:rFonts w:hint="eastAsia"/>
          <w:color w:val="auto"/>
          <w:sz w:val="24"/>
          <w:lang w:val="en-US" w:eastAsia="zh-CN"/>
        </w:rPr>
        <w:t>凤昭</w:t>
      </w:r>
      <w:r>
        <w:rPr>
          <w:rFonts w:hint="default"/>
          <w:color w:val="auto"/>
          <w:sz w:val="24"/>
          <w:lang w:val="en-US" w:eastAsia="zh-CN"/>
        </w:rPr>
        <w:t>后，瞬间僵住</w:t>
      </w:r>
    </w:p>
    <w:p w14:paraId="2212657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：（微微颔首，语气平淡）</w:t>
      </w:r>
      <w:r>
        <w:rPr>
          <w:rFonts w:hint="eastAsia"/>
          <w:color w:val="auto"/>
          <w:sz w:val="24"/>
          <w:lang w:val="en-US" w:eastAsia="zh-CN"/>
        </w:rPr>
        <w:t>秦将军，好巧</w:t>
      </w:r>
      <w:r>
        <w:rPr>
          <w:rFonts w:hint="default"/>
          <w:color w:val="auto"/>
          <w:sz w:val="24"/>
          <w:lang w:val="en-US" w:eastAsia="zh-CN"/>
        </w:rPr>
        <w:t>。</w:t>
      </w:r>
    </w:p>
    <w:p w14:paraId="296F64D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【结尾卡点】秦</w:t>
      </w:r>
      <w:r>
        <w:rPr>
          <w:rFonts w:hint="default"/>
          <w:color w:val="auto"/>
          <w:sz w:val="24"/>
          <w:lang w:val="en-US" w:eastAsia="zh-CN"/>
        </w:rPr>
        <w:t>琥嘴角不受控制咧开笑容语气欢快又直白</w:t>
      </w:r>
      <w:r>
        <w:rPr>
          <w:rFonts w:hint="eastAsia"/>
          <w:color w:val="auto"/>
          <w:sz w:val="24"/>
          <w:lang w:val="en-US" w:eastAsia="zh-CN"/>
        </w:rPr>
        <w:t>：不</w:t>
      </w:r>
      <w:r>
        <w:rPr>
          <w:rFonts w:hint="default"/>
          <w:color w:val="auto"/>
          <w:sz w:val="24"/>
          <w:lang w:val="en-US" w:eastAsia="zh-CN"/>
        </w:rPr>
        <w:t>巧，我是来堵你的！</w:t>
      </w:r>
    </w:p>
    <w:p w14:paraId="3E00B593">
      <w:pPr>
        <w:bidi w:val="0"/>
        <w:adjustRightInd w:val="0"/>
        <w:snapToGrid w:val="0"/>
        <w:spacing w:beforeLines="0" w:afterLines="0" w:line="360" w:lineRule="auto"/>
        <w:jc w:val="left"/>
        <w:rPr>
          <w:rFonts w:hint="default"/>
          <w:color w:val="auto"/>
          <w:sz w:val="24"/>
          <w:lang w:val="en-US" w:eastAsia="zh-CN"/>
        </w:rPr>
      </w:pPr>
    </w:p>
    <w:p w14:paraId="15388745">
      <w:pPr>
        <w:bidi w:val="0"/>
        <w:adjustRightInd w:val="0"/>
        <w:snapToGrid w:val="0"/>
        <w:spacing w:beforeLines="0" w:afterLines="0" w:line="360" w:lineRule="auto"/>
        <w:jc w:val="left"/>
        <w:rPr>
          <w:rFonts w:hint="default"/>
          <w:color w:val="auto"/>
          <w:sz w:val="24"/>
          <w:lang w:val="en-US" w:eastAsia="zh-CN"/>
        </w:rPr>
      </w:pPr>
    </w:p>
    <w:p w14:paraId="06410379">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第五十</w:t>
      </w:r>
      <w:r>
        <w:rPr>
          <w:rFonts w:hint="eastAsia"/>
          <w:b/>
          <w:bCs/>
          <w:color w:val="auto"/>
          <w:sz w:val="24"/>
          <w:szCs w:val="24"/>
          <w:lang w:val="en-US" w:eastAsia="zh-CN"/>
        </w:rPr>
        <w:t>九</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屋脊谈心</w:t>
      </w:r>
      <w:r>
        <w:rPr>
          <w:rFonts w:hint="eastAsia"/>
          <w:color w:val="auto"/>
          <w:sz w:val="24"/>
          <w:lang w:val="en-US" w:eastAsia="zh-CN"/>
        </w:rPr>
        <w:t xml:space="preserve"> </w:t>
      </w:r>
      <w:r>
        <w:rPr>
          <w:rFonts w:hint="default"/>
          <w:color w:val="auto"/>
          <w:sz w:val="24"/>
          <w:lang w:val="en-US" w:eastAsia="zh-CN"/>
        </w:rPr>
        <w:t>猛男落泪</w:t>
      </w:r>
    </w:p>
    <w:p w14:paraId="15C69250">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5</w:t>
      </w:r>
      <w:r>
        <w:rPr>
          <w:rFonts w:hint="eastAsia"/>
          <w:color w:val="auto"/>
          <w:sz w:val="24"/>
          <w:szCs w:val="24"/>
          <w:u w:val="single"/>
          <w:lang w:val="en-US" w:eastAsia="zh-CN"/>
        </w:rPr>
        <w:t>9</w:t>
      </w:r>
      <w:r>
        <w:rPr>
          <w:rFonts w:hint="eastAsia"/>
          <w:color w:val="auto"/>
          <w:sz w:val="24"/>
          <w:u w:val="single"/>
          <w:lang w:val="en-US" w:eastAsia="zh-CN"/>
        </w:rPr>
        <w:t>-1 黄昏 外 温府屋脊</w:t>
      </w:r>
    </w:p>
    <w:p w14:paraId="1DCCA63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望着</w:t>
      </w:r>
      <w:r>
        <w:rPr>
          <w:rFonts w:hint="eastAsia"/>
          <w:color w:val="auto"/>
          <w:sz w:val="24"/>
          <w:lang w:val="en-US" w:eastAsia="zh-CN"/>
        </w:rPr>
        <w:t>秦</w:t>
      </w:r>
      <w:r>
        <w:rPr>
          <w:rFonts w:hint="default"/>
          <w:color w:val="auto"/>
          <w:sz w:val="24"/>
          <w:lang w:val="en-US" w:eastAsia="zh-CN"/>
        </w:rPr>
        <w:t>琥年轻冷峻的脸，见他窘迫模样，唇角微扬，沉闷心绪一扫而空，语气平静。</w:t>
      </w:r>
    </w:p>
    <w:p w14:paraId="1895404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：你来堵我做什么？</w:t>
      </w:r>
    </w:p>
    <w:p w14:paraId="530D980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秦</w:t>
      </w:r>
      <w:r>
        <w:rPr>
          <w:rFonts w:hint="default"/>
          <w:color w:val="auto"/>
          <w:sz w:val="24"/>
          <w:lang w:val="en-US" w:eastAsia="zh-CN"/>
        </w:rPr>
        <w:t>琥：（硬着头皮，一脸认真直白）呃……就是，想偶遇</w:t>
      </w:r>
      <w:r>
        <w:rPr>
          <w:rFonts w:hint="eastAsia"/>
          <w:color w:val="auto"/>
          <w:sz w:val="24"/>
          <w:lang w:val="en-US" w:eastAsia="zh-CN"/>
        </w:rPr>
        <w:t>，想殿下.......</w:t>
      </w:r>
    </w:p>
    <w:p w14:paraId="2E7E003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秦琥os：知道我的心意</w:t>
      </w:r>
    </w:p>
    <w:p w14:paraId="24E30F8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微微一怔OS：倒挺会撩</w:t>
      </w:r>
    </w:p>
    <w:p w14:paraId="696E107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径直走到屋脊边，豪爽坐下，双手后撑，仰面舒展身体，长睫如蝶翼，侧颜如玉。</w:t>
      </w:r>
    </w:p>
    <w:p w14:paraId="009A046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琥悄悄在她身侧坐下，半臂距离，目不转睛凝望。</w:t>
      </w:r>
    </w:p>
    <w:p w14:paraId="6035264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忽然睁眼，</w:t>
      </w:r>
      <w:r>
        <w:rPr>
          <w:rFonts w:hint="eastAsia"/>
          <w:color w:val="auto"/>
          <w:sz w:val="24"/>
          <w:lang w:val="en-US" w:eastAsia="zh-CN"/>
        </w:rPr>
        <w:t>侧头，</w:t>
      </w:r>
      <w:r>
        <w:rPr>
          <w:rFonts w:hint="default"/>
          <w:color w:val="auto"/>
          <w:sz w:val="24"/>
          <w:lang w:val="en-US" w:eastAsia="zh-CN"/>
        </w:rPr>
        <w:t>清凌凌的眸子直直对上</w:t>
      </w:r>
      <w:r>
        <w:rPr>
          <w:rFonts w:hint="eastAsia"/>
          <w:color w:val="auto"/>
          <w:sz w:val="24"/>
          <w:lang w:val="en-US" w:eastAsia="zh-CN"/>
        </w:rPr>
        <w:t>秦</w:t>
      </w:r>
      <w:r>
        <w:rPr>
          <w:rFonts w:hint="default"/>
          <w:color w:val="auto"/>
          <w:sz w:val="24"/>
          <w:lang w:val="en-US" w:eastAsia="zh-CN"/>
        </w:rPr>
        <w:t>琥的目光。</w:t>
      </w:r>
    </w:p>
    <w:p w14:paraId="7BD285E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琥浑身一僵，心跳如鼓，耳根发烫，像被电流击中</w:t>
      </w:r>
    </w:p>
    <w:p w14:paraId="06A60FD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喃喃出声</w:t>
      </w:r>
      <w:r>
        <w:rPr>
          <w:rFonts w:hint="eastAsia"/>
          <w:color w:val="auto"/>
          <w:sz w:val="24"/>
          <w:lang w:val="en-US" w:eastAsia="zh-CN"/>
        </w:rPr>
        <w:t>：</w:t>
      </w:r>
      <w:r>
        <w:rPr>
          <w:rFonts w:hint="default"/>
          <w:color w:val="auto"/>
          <w:sz w:val="24"/>
          <w:lang w:val="en-US" w:eastAsia="zh-CN"/>
        </w:rPr>
        <w:t>殿下……</w:t>
      </w:r>
    </w:p>
    <w:p w14:paraId="145D45B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闲闲闭眼，淡淡应了一声</w:t>
      </w:r>
      <w:r>
        <w:rPr>
          <w:rFonts w:hint="eastAsia"/>
          <w:color w:val="auto"/>
          <w:sz w:val="24"/>
          <w:lang w:val="en-US" w:eastAsia="zh-CN"/>
        </w:rPr>
        <w:t>：</w:t>
      </w:r>
      <w:r>
        <w:rPr>
          <w:rFonts w:hint="default"/>
          <w:color w:val="auto"/>
          <w:sz w:val="24"/>
          <w:lang w:val="en-US" w:eastAsia="zh-CN"/>
        </w:rPr>
        <w:t>嗯。</w:t>
      </w:r>
    </w:p>
    <w:p w14:paraId="2381A23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偏头，颈间丝带滑落，</w:t>
      </w:r>
      <w:r>
        <w:rPr>
          <w:rFonts w:hint="eastAsia"/>
          <w:color w:val="auto"/>
          <w:sz w:val="24"/>
          <w:lang w:val="en-US" w:eastAsia="zh-CN"/>
        </w:rPr>
        <w:t>秦</w:t>
      </w:r>
      <w:r>
        <w:rPr>
          <w:rFonts w:hint="default"/>
          <w:color w:val="auto"/>
          <w:sz w:val="24"/>
          <w:lang w:val="en-US" w:eastAsia="zh-CN"/>
        </w:rPr>
        <w:t>琥目光一凝，伸手轻扯丝带，</w:t>
      </w:r>
      <w:r>
        <w:rPr>
          <w:rFonts w:hint="eastAsia"/>
          <w:color w:val="auto"/>
          <w:sz w:val="24"/>
          <w:lang w:val="en-US" w:eastAsia="zh-CN"/>
        </w:rPr>
        <w:t>看见黑纹</w:t>
      </w:r>
      <w:r>
        <w:rPr>
          <w:rFonts w:hint="default"/>
          <w:color w:val="auto"/>
          <w:sz w:val="24"/>
          <w:lang w:val="en-US" w:eastAsia="zh-CN"/>
        </w:rPr>
        <w:t>。</w:t>
      </w:r>
    </w:p>
    <w:p w14:paraId="07A94D5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琥：（眉头紧锁，神色焦急）殿下，您受伤了？</w:t>
      </w:r>
    </w:p>
    <w:p w14:paraId="754445F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此毒名为噬心蛊，私人炮制的剧毒，</w:t>
      </w:r>
      <w:r>
        <w:rPr>
          <w:rFonts w:hint="eastAsia"/>
          <w:color w:val="auto"/>
          <w:sz w:val="24"/>
          <w:lang w:val="en-US" w:eastAsia="zh-CN"/>
        </w:rPr>
        <w:t>御医晏氏</w:t>
      </w:r>
      <w:r>
        <w:rPr>
          <w:rFonts w:hint="default"/>
          <w:color w:val="auto"/>
          <w:sz w:val="24"/>
          <w:lang w:val="en-US" w:eastAsia="zh-CN"/>
        </w:rPr>
        <w:t>也要花费十日才能将解药配置出来。等毒性蔓延至全身，我就会死。</w:t>
      </w:r>
    </w:p>
    <w:p w14:paraId="2902449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眨了眨眼睛，拉起自己的衣袖。紫黑色经络已经从手肘走到了手腕</w:t>
      </w:r>
    </w:p>
    <w:p w14:paraId="67424A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琥愣了两秒。他眉目冷凝肃然，一双凛若寒星的双眼却渐渐染上了一圈洇红之色</w:t>
      </w:r>
    </w:p>
    <w:p w14:paraId="3E9F2EA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哑声道：殿下吉人自有天相，定能解毒。我这就回去想办法，天底下神医那么多，殿下，您一定会没事的……</w:t>
      </w:r>
    </w:p>
    <w:p w14:paraId="07D4E60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：我掌半壁江山。</w:t>
      </w:r>
    </w:p>
    <w:p w14:paraId="559456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w:t>
      </w:r>
      <w:r>
        <w:rPr>
          <w:rFonts w:hint="default"/>
          <w:color w:val="auto"/>
          <w:sz w:val="24"/>
          <w:lang w:val="en-US" w:eastAsia="zh-CN"/>
        </w:rPr>
        <w:t>抓起了</w:t>
      </w:r>
      <w:r>
        <w:rPr>
          <w:rFonts w:hint="eastAsia"/>
          <w:color w:val="auto"/>
          <w:sz w:val="24"/>
          <w:lang w:val="en-US" w:eastAsia="zh-CN"/>
        </w:rPr>
        <w:t>凤昭</w:t>
      </w:r>
      <w:r>
        <w:rPr>
          <w:rFonts w:hint="default"/>
          <w:color w:val="auto"/>
          <w:sz w:val="24"/>
          <w:lang w:val="en-US" w:eastAsia="zh-CN"/>
        </w:rPr>
        <w:t>的手用力握在手中，努力保持着声音的平静：没事。定能有办法……</w:t>
      </w:r>
    </w:p>
    <w:p w14:paraId="5480644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△他徒劳地重复着，将</w:t>
      </w:r>
      <w:r>
        <w:rPr>
          <w:rFonts w:hint="eastAsia"/>
          <w:color w:val="auto"/>
          <w:sz w:val="24"/>
          <w:lang w:val="en-US" w:eastAsia="zh-CN"/>
        </w:rPr>
        <w:t>凤昭</w:t>
      </w:r>
      <w:r>
        <w:rPr>
          <w:rFonts w:hint="default"/>
          <w:color w:val="auto"/>
          <w:sz w:val="24"/>
          <w:lang w:val="en-US" w:eastAsia="zh-CN"/>
        </w:rPr>
        <w:t>的手小心翼翼地牵到唇边，又心疼又虔诚地轻轻吻了吻她的手背</w:t>
      </w:r>
    </w:p>
    <w:p w14:paraId="2BE638F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声音嘶哑：您会安然无恙……</w:t>
      </w:r>
    </w:p>
    <w:p w14:paraId="5B51191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啪嗒。</w:t>
      </w:r>
    </w:p>
    <w:p w14:paraId="73F909C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△一颗圆滚滚的眼泪掉在</w:t>
      </w:r>
      <w:r>
        <w:rPr>
          <w:rFonts w:hint="eastAsia"/>
          <w:color w:val="auto"/>
          <w:sz w:val="24"/>
          <w:lang w:val="en-US" w:eastAsia="zh-CN"/>
        </w:rPr>
        <w:t>凤昭</w:t>
      </w:r>
      <w:r>
        <w:rPr>
          <w:rFonts w:hint="default"/>
          <w:color w:val="auto"/>
          <w:sz w:val="24"/>
          <w:lang w:val="en-US" w:eastAsia="zh-CN"/>
        </w:rPr>
        <w:t>的手背上，又被他慌慌张张地小心抹去。</w:t>
      </w:r>
    </w:p>
    <w:p w14:paraId="168E116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w:t>
      </w:r>
      <w:r>
        <w:rPr>
          <w:rFonts w:hint="eastAsia"/>
          <w:color w:val="auto"/>
          <w:sz w:val="24"/>
          <w:lang w:val="en-US" w:eastAsia="zh-CN"/>
        </w:rPr>
        <w:t>啊偶~</w:t>
      </w:r>
      <w:r>
        <w:rPr>
          <w:rFonts w:hint="default"/>
          <w:color w:val="auto"/>
          <w:sz w:val="24"/>
          <w:lang w:val="en-US" w:eastAsia="zh-CN"/>
        </w:rPr>
        <w:t>完了，玩脱了</w:t>
      </w:r>
    </w:p>
    <w:p w14:paraId="0F30D7B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：（轻声安抚，忍笑）哭什么，我还没死，只是逗你罢了，尚有生机。</w:t>
      </w:r>
    </w:p>
    <w:p w14:paraId="6D11C6E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琥：（猛地抬头，表情由悲转狂喜，眼睛发亮）真的？殿下不用死？</w:t>
      </w:r>
    </w:p>
    <w:p w14:paraId="69DCC79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：（淡淡颔首）嗯。</w:t>
      </w:r>
    </w:p>
    <w:p w14:paraId="7F829A8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琥恶狠狠道：哪个天杀的王八羔子胆敢暗算殿下！若落到我手里，定将他抽筋扒皮！此仇不报，誓不为人，</w:t>
      </w:r>
      <w:r>
        <w:rPr>
          <w:rFonts w:hint="eastAsia"/>
          <w:color w:val="auto"/>
          <w:sz w:val="24"/>
          <w:lang w:val="en-US" w:eastAsia="zh-CN"/>
        </w:rPr>
        <w:t>秦</w:t>
      </w:r>
      <w:r>
        <w:rPr>
          <w:rFonts w:hint="default"/>
          <w:color w:val="auto"/>
          <w:sz w:val="24"/>
          <w:lang w:val="en-US" w:eastAsia="zh-CN"/>
        </w:rPr>
        <w:t>氏定追杀那混账到天涯海角，不死不休！</w:t>
      </w:r>
    </w:p>
    <w:p w14:paraId="5FE82C3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说话间刀锋开刃寒光一现。</w:t>
      </w:r>
    </w:p>
    <w:p w14:paraId="4CCB992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殿下……</w:t>
      </w:r>
    </w:p>
    <w:p w14:paraId="20F15CA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琥抬起了自己的手腕，指着宝石手链上</w:t>
      </w:r>
    </w:p>
    <w:p w14:paraId="378FB0C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w:t>
      </w:r>
      <w:r>
        <w:rPr>
          <w:rFonts w:hint="default"/>
          <w:color w:val="auto"/>
          <w:sz w:val="24"/>
          <w:lang w:val="en-US" w:eastAsia="zh-CN"/>
        </w:rPr>
        <w:t>：这是我的护身符，从小戴到大的，保佑了我很多次。我想把这个送给您，保佑殿下岁岁平安……</w:t>
      </w:r>
    </w:p>
    <w:p w14:paraId="05E972E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琥解下手链，神色真诚。</w:t>
      </w:r>
    </w:p>
    <w:p w14:paraId="4AD33D9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垂眸，盯着他手中珍贵奇巧、镶嵌着各色瑰丽琥珀的稀有手链，一时没有言语。她只是伸手拿起来，在</w:t>
      </w:r>
      <w:r>
        <w:rPr>
          <w:rFonts w:hint="eastAsia"/>
          <w:color w:val="auto"/>
          <w:sz w:val="24"/>
          <w:lang w:val="en-US" w:eastAsia="zh-CN"/>
        </w:rPr>
        <w:t>秦</w:t>
      </w:r>
      <w:r>
        <w:rPr>
          <w:rFonts w:hint="default"/>
          <w:color w:val="auto"/>
          <w:sz w:val="24"/>
          <w:lang w:val="en-US" w:eastAsia="zh-CN"/>
        </w:rPr>
        <w:t>琥期待的目光中忽然打了个弯，重新帮他戴好。</w:t>
      </w:r>
    </w:p>
    <w:p w14:paraId="790AF2B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琥一愣：……殿下？</w:t>
      </w:r>
    </w:p>
    <w:p w14:paraId="5B5507F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凤昭拿下宝石手链中最中间的那颗宝石</w:t>
      </w:r>
    </w:p>
    <w:p w14:paraId="6A7FB4F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凤昭：有这颗羁绊，足矣</w:t>
      </w:r>
      <w:r>
        <w:rPr>
          <w:rFonts w:hint="default"/>
          <w:color w:val="auto"/>
          <w:sz w:val="24"/>
          <w:lang w:val="en-US" w:eastAsia="zh-CN"/>
        </w:rPr>
        <w:t>。</w:t>
      </w:r>
    </w:p>
    <w:p w14:paraId="6D2413C5">
      <w:pPr>
        <w:bidi w:val="0"/>
        <w:adjustRightInd w:val="0"/>
        <w:snapToGrid w:val="0"/>
        <w:spacing w:beforeLines="0" w:afterLines="0" w:line="360" w:lineRule="auto"/>
        <w:jc w:val="left"/>
        <w:rPr>
          <w:rFonts w:hint="eastAsia"/>
          <w:color w:val="auto"/>
          <w:sz w:val="24"/>
          <w:lang w:val="en-US" w:eastAsia="zh-CN"/>
        </w:rPr>
      </w:pPr>
    </w:p>
    <w:p w14:paraId="3B6FB345">
      <w:pPr>
        <w:bidi w:val="0"/>
        <w:adjustRightInd w:val="0"/>
        <w:snapToGrid w:val="0"/>
        <w:spacing w:beforeLines="0" w:afterLines="0" w:line="360" w:lineRule="auto"/>
        <w:jc w:val="left"/>
        <w:rPr>
          <w:rFonts w:hint="eastAsia"/>
          <w:color w:val="auto"/>
          <w:sz w:val="24"/>
          <w:lang w:val="en-US" w:eastAsia="zh-CN"/>
        </w:rPr>
      </w:pPr>
    </w:p>
    <w:p w14:paraId="2D71C6BE">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六十</w:t>
      </w:r>
      <w:r>
        <w:rPr>
          <w:rFonts w:hint="eastAsia"/>
          <w:b/>
          <w:bCs/>
          <w:color w:val="auto"/>
          <w:sz w:val="24"/>
          <w:lang w:val="en-US" w:eastAsia="zh-CN"/>
        </w:rPr>
        <w:t>集</w:t>
      </w:r>
      <w:r>
        <w:rPr>
          <w:rFonts w:hint="eastAsia"/>
          <w:color w:val="auto"/>
          <w:sz w:val="24"/>
          <w:lang w:val="en-US" w:eastAsia="zh-CN"/>
        </w:rPr>
        <w:t xml:space="preserve"> 换药定约 句吴遗孤</w:t>
      </w:r>
    </w:p>
    <w:p w14:paraId="4FFE7B00">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60</w:t>
      </w:r>
      <w:r>
        <w:rPr>
          <w:rFonts w:hint="eastAsia"/>
          <w:color w:val="auto"/>
          <w:sz w:val="24"/>
          <w:u w:val="single"/>
          <w:lang w:val="en-US" w:eastAsia="zh-CN"/>
        </w:rPr>
        <w:t>-1内 夜 凤昭房间</w:t>
      </w:r>
    </w:p>
    <w:p w14:paraId="52E7D7B5">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烛火摇曳，纱帐半垂。</w:t>
      </w:r>
    </w:p>
    <w:p w14:paraId="5572733C">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凤昭推门而入，解下披风，转身时动作顿住</w:t>
      </w:r>
    </w:p>
    <w:p w14:paraId="11E925BE">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凤昭（皱眉，语气沉下）：你们……大半夜在此处做什么？</w:t>
      </w:r>
    </w:p>
    <w:p w14:paraId="7ECE53A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床榻上，晏清和斜倚在枕上，外衫滑落肩头，露出大片锁骨。晏惊弦立于床侧，衣带松系，领口微敞。</w:t>
      </w:r>
    </w:p>
    <w:p w14:paraId="22C8FCDF">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晏清和（抬眸，声音慵懒）：姐姐不是中毒了么？</w:t>
      </w:r>
    </w:p>
    <w:p w14:paraId="18BE5B26">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晏惊弦（缓步向前，手指轻触凤昭手腕）：晏氏血脉，天生可消百毒。</w:t>
      </w:r>
    </w:p>
    <w:p w14:paraId="28B1EB1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双生子对视一眼，晏清和从床榻起身，赤足踩在地毯上。</w:t>
      </w:r>
    </w:p>
    <w:p w14:paraId="1C41E1A1">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晏清和（贴近凤昭耳畔，气息微热）：与子同裳，便可解。</w:t>
      </w:r>
    </w:p>
    <w:p w14:paraId="77F8743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凤昭呼吸一滞，攥紧的手指微微发抖。</w:t>
      </w:r>
    </w:p>
    <w:p w14:paraId="1246BE38">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凤昭os：没完成任务之前，系统应该不会让这区区蛊毒杀了我，可他们......（挑眉）</w:t>
      </w:r>
    </w:p>
    <w:p w14:paraId="458BFE5C">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凤昭（声音低哑）：你们可知自己在说什么？</w:t>
      </w:r>
    </w:p>
    <w:p w14:paraId="1AF2D95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晏惊弦握住她的手，引向自己半敞的衣襟。</w:t>
      </w:r>
    </w:p>
    <w:p w14:paraId="5FEAEA2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晏清和从身后环住凤昭的腰，下巴抵在她肩窝。</w:t>
      </w:r>
    </w:p>
    <w:p w14:paraId="608CFF9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晏清和（轻叹）：殿下，别再撑了。</w:t>
      </w:r>
    </w:p>
    <w:p w14:paraId="72247C71">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凤昭闭了闭眼，喉间逸出一声几不可闻的叹息。双生子一左一右牵起她的手，缓缓引向床榻。凤昭被二人相拥，轻倒入榻。纱帐落下，烛影摇红。</w:t>
      </w:r>
    </w:p>
    <w:p w14:paraId="501FBCB5">
      <w:pPr>
        <w:bidi w:val="0"/>
        <w:adjustRightInd w:val="0"/>
        <w:snapToGrid w:val="0"/>
        <w:spacing w:beforeLines="0" w:afterLines="0" w:line="360" w:lineRule="auto"/>
        <w:jc w:val="left"/>
        <w:rPr>
          <w:rFonts w:hint="eastAsia"/>
          <w:color w:val="auto"/>
          <w:sz w:val="24"/>
          <w:u w:val="single"/>
          <w:lang w:val="en-US" w:eastAsia="zh-CN"/>
        </w:rPr>
      </w:pPr>
    </w:p>
    <w:p w14:paraId="1EC4F87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60</w:t>
      </w:r>
      <w:r>
        <w:rPr>
          <w:rFonts w:hint="eastAsia"/>
          <w:color w:val="auto"/>
          <w:sz w:val="24"/>
          <w:u w:val="single"/>
          <w:lang w:val="en-US" w:eastAsia="zh-CN"/>
        </w:rPr>
        <w:t>-2 日 内 别院内室</w:t>
      </w:r>
    </w:p>
    <w:p w14:paraId="7A1BAEF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凤昭步履平稳，径直步入内室，目光平静地看向床榻方向，无半分回避与怜悯。</w:t>
      </w:r>
    </w:p>
    <w:p w14:paraId="6A342EF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兰厝上身赤裸，跪坐在床榻上，脸色惨白泛青，眉头紧紧蹙起，正艰难地给胸口、侧腹狰狞的伤口上药</w:t>
      </w:r>
    </w:p>
    <w:p w14:paraId="6DBA8C4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凤昭：公子换药半身赤裸，不顾清白？</w:t>
      </w:r>
    </w:p>
    <w:p w14:paraId="749557B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兰厝：（动作未停，眼神冷漠不屑）清白？于我而言一文不值，不过是无用之物</w:t>
      </w:r>
    </w:p>
    <w:p w14:paraId="446F2C3D">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兰厝上好药，拿起纱布试图包扎，可伤口位置刁钻，手臂一动便牵扯痛处，脸色愈发难看，动作僵硬笨拙，反复尝试也无法绕过肩头包扎，精疲力尽地垂下手。</w:t>
      </w:r>
    </w:p>
    <w:p w14:paraId="796407E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兰厝：（抬眸看向凤昭，神色虚弱，声音有气无力）殿下，请您帮帮我……</w:t>
      </w:r>
    </w:p>
    <w:p w14:paraId="19B15E8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凤昭轻笑OS：倒是能屈能伸</w:t>
      </w:r>
    </w:p>
    <w:p w14:paraId="1ABBB74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随即迈步走到床榻边，利落坐下，伸手帮他包扎伤口，动作干脆麻利，无半分旖旎。</w:t>
      </w:r>
    </w:p>
    <w:p w14:paraId="6BEAB90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凤昭迅速包扎完毕，二人默契拉开距离，气氛平静无波。</w:t>
      </w:r>
    </w:p>
    <w:p w14:paraId="06AD484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凤昭直接摊开手掌：解药。</w:t>
      </w:r>
    </w:p>
    <w:p w14:paraId="18FF2DC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兰厝沉默片刻，从榻边柜奁中取出一个小巧玉盒，放入凤昭掌心。</w:t>
      </w:r>
    </w:p>
    <w:p w14:paraId="3BC57E1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凤昭打开玉盒，里面是一颗黑色药丸，合上玉盒收入怀中</w:t>
      </w:r>
    </w:p>
    <w:p w14:paraId="6B8EFA3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兰厝：只此一颗，晨起空腹吞服，禁食一日。是我算计殿下在先，如今任您处置。</w:t>
      </w:r>
    </w:p>
    <w:p w14:paraId="6FA8579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凤昭：（神色淡然，轻描淡写）既然自知有错，你想让我如何处置？</w:t>
      </w:r>
    </w:p>
    <w:p w14:paraId="3F5435C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兰厝：（抬眸直视凤昭，眼神认真）将功补过。我可将百越巫医秘术尽数传给殿下之人，为殿下培育可用之材。</w:t>
      </w:r>
    </w:p>
    <w:p w14:paraId="20254B8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凤昭：皇宫四处追杀你，你无处可去，来为我做事。</w:t>
      </w:r>
    </w:p>
    <w:p w14:paraId="008F962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兰厝：（神色骤变，眼底闪过仇恨、讽刺与悲伤）我是句吴遗孤，百越蛮夷，天姒女帝毁我家国，我绝不为敌国卖命，只想隐姓埋名，传我族血脉。</w:t>
      </w:r>
    </w:p>
    <w:p w14:paraId="4FC2EDD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凤昭：（伸出两根手指，语气笃定）我不强人所难，两年。你留在此地为我做事两年，将功补过，两年一到，还你自由，再予你助力。这是你唯一的选择。</w:t>
      </w:r>
    </w:p>
    <w:p w14:paraId="453EFA0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兰厝：（沉默良久，点头应允）望殿下信守诺言。</w:t>
      </w:r>
    </w:p>
    <w:p w14:paraId="4A08C1B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凤昭：（唇角微扬，淡淡开口）一言为定。</w:t>
      </w:r>
    </w:p>
    <w:p w14:paraId="2C56351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凤昭冷不丁开口：我会用缓毒药剂吊女帝性命，宫中贵君即将临盆，待皇嗣降生、皇太女诏书颁布，她的生死与我无关。大凤贼人在暗，现如今，我要的，是摄政王之位</w:t>
      </w:r>
    </w:p>
    <w:p w14:paraId="2B63F82C">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兰厝猛地直起身，表情先是错愕裂开，随即大笑，笑声带着瘆人的悲凉，笑到咳嗽：女帝逼我们流亡之际，可曾想到自己也有今天。</w:t>
      </w:r>
    </w:p>
    <w:p w14:paraId="6365C5A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凤昭转身欲离开，即将跨出门槛时。</w:t>
      </w:r>
    </w:p>
    <w:p w14:paraId="70EB6A5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兰厝：殿下！</w:t>
      </w:r>
    </w:p>
    <w:p w14:paraId="28575B4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【结尾卡点】兰厝望着凤昭背影，语气坚定：我叫兰厝，两年之内，兰厝视您为主！重振天姒！</w:t>
      </w:r>
    </w:p>
    <w:p w14:paraId="356F171B">
      <w:pPr>
        <w:bidi w:val="0"/>
        <w:adjustRightInd w:val="0"/>
        <w:snapToGrid w:val="0"/>
        <w:spacing w:beforeLines="0" w:afterLines="0" w:line="360" w:lineRule="auto"/>
        <w:jc w:val="left"/>
        <w:rPr>
          <w:rFonts w:hint="eastAsia"/>
          <w:color w:val="auto"/>
          <w:sz w:val="24"/>
          <w:lang w:val="en-US" w:eastAsia="zh-CN"/>
        </w:rPr>
      </w:pPr>
    </w:p>
    <w:p w14:paraId="30C5CCD3">
      <w:pPr>
        <w:bidi w:val="0"/>
        <w:adjustRightInd w:val="0"/>
        <w:snapToGrid w:val="0"/>
        <w:spacing w:beforeLines="0" w:afterLines="0" w:line="360" w:lineRule="auto"/>
        <w:jc w:val="left"/>
        <w:rPr>
          <w:rFonts w:hint="eastAsia"/>
          <w:color w:val="auto"/>
          <w:sz w:val="24"/>
          <w:lang w:val="en-US" w:eastAsia="zh-CN"/>
        </w:rPr>
      </w:pPr>
    </w:p>
    <w:p w14:paraId="00DA6AC9">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六十一</w:t>
      </w:r>
      <w:r>
        <w:rPr>
          <w:rFonts w:hint="eastAsia"/>
          <w:b/>
          <w:bCs/>
          <w:color w:val="auto"/>
          <w:sz w:val="24"/>
          <w:lang w:val="en-US" w:eastAsia="zh-CN"/>
        </w:rPr>
        <w:t xml:space="preserve">集 </w:t>
      </w:r>
      <w:r>
        <w:rPr>
          <w:rFonts w:hint="eastAsia"/>
          <w:color w:val="auto"/>
          <w:sz w:val="24"/>
          <w:lang w:val="en-US" w:eastAsia="zh-CN"/>
        </w:rPr>
        <w:t>皇女降生 密信藏机</w:t>
      </w:r>
    </w:p>
    <w:p w14:paraId="05BA6C49">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szCs w:val="24"/>
          <w:u w:val="single"/>
          <w:lang w:val="en-US" w:eastAsia="zh-CN"/>
        </w:rPr>
        <w:t>61</w:t>
      </w:r>
      <w:r>
        <w:rPr>
          <w:rFonts w:hint="eastAsia"/>
          <w:color w:val="auto"/>
          <w:sz w:val="24"/>
          <w:u w:val="single"/>
          <w:lang w:val="en-US" w:eastAsia="zh-CN"/>
        </w:rPr>
        <w:t>-1 日 内 书房</w:t>
      </w:r>
    </w:p>
    <w:p w14:paraId="06EF427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晨光透过窗棂洒入。内侍脚步急促而入，躬身行礼，满脸喜色，声音洪亮</w:t>
      </w:r>
    </w:p>
    <w:p w14:paraId="597034C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内侍：启禀殿下，宫里传来喜讯！洛贵君夜半生产，半个时辰前顺利诞下皇女，陛下大喜，已亲自赐名！</w:t>
      </w:r>
    </w:p>
    <w:p w14:paraId="5CB30F2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凤昭动作一顿，眸中闪过一瞬怔忡，随即唇角缓缓勾起一抹浅淡笑意</w:t>
      </w:r>
    </w:p>
    <w:p w14:paraId="58B3018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凤昭内心OS：终究是来了，来得正是时候。这孩子一出生便有了安稳前程，免去后宫纷争，也算幸事</w:t>
      </w:r>
    </w:p>
    <w:p w14:paraId="4C6D82B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秦琥一身劲装，神色干练，秘密步入书房，对着凤昭躬身行礼</w:t>
      </w:r>
    </w:p>
    <w:p w14:paraId="04DB357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秦琥：（语气凝重，眉头微蹙）殿下，二皇女暗中拉拢重臣，声势渐起；四皇女勾结外家骠骑营，野心昭彰。三皇女反倒毫无动静，甚是怪异。</w:t>
      </w:r>
    </w:p>
    <w:p w14:paraId="42D803E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凤昭端着茶盏，轻抿一口，神色淡定</w:t>
      </w:r>
    </w:p>
    <w:p w14:paraId="174602B9">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凤昭：二皇女平庸易被拿捏，朝臣偏向；四皇女崇尚武力，难成大器，这两人，我本就无意辅佐。</w:t>
      </w:r>
    </w:p>
    <w:p w14:paraId="2CA44AB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凤昭放下茶盏，眸色冷冽，语气笃定</w:t>
      </w:r>
    </w:p>
    <w:p w14:paraId="145904C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凤昭：可三皇女，无动静，便是最大的动静。夜灵犀被凤凛川蛊惑，或许早已暗藏心思站队。</w:t>
      </w:r>
    </w:p>
    <w:p w14:paraId="763CCEA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凤昭垂眸，指尖轻叩桌案，语气冷硬果决，下达命令。</w:t>
      </w:r>
    </w:p>
    <w:p w14:paraId="7B31D2C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凤昭：密切监视二、四皇女，必要时直接拿下；夜灵犀若有丝毫异动，直接处置，不必留手。</w:t>
      </w:r>
    </w:p>
    <w:p w14:paraId="0C62282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秦琥：（神色一凛，躬身领命，语气肃然）属下遵命！</w:t>
      </w:r>
    </w:p>
    <w:p w14:paraId="2440A84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正待此时，洛倾澜端着参茶进入、</w:t>
      </w:r>
    </w:p>
    <w:p w14:paraId="19A26A5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洛倾澜：殿下，此乃西域进贡的洋参，（转向秦琥挑衅一笑）秦将军也要留下来喝一杯吗</w:t>
      </w:r>
    </w:p>
    <w:p w14:paraId="020F84D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见此，秦琥一脸羞涩从怀中掏出一封密信</w:t>
      </w:r>
    </w:p>
    <w:p w14:paraId="53E79B2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秦琥：殿下，此乃臣亲笔所写亲身所查，待您检阅，我在故地等您。</w:t>
      </w:r>
    </w:p>
    <w:p w14:paraId="7D6E2C4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凤昭挑眉接过，秦琥递出后躬身告退</w:t>
      </w:r>
    </w:p>
    <w:p w14:paraId="3C51A49B">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铺开信纸，满满两页，字迹歪扭，辨认费力。</w:t>
      </w:r>
    </w:p>
    <w:p w14:paraId="644AA6A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洛倾澜栖身上前：这字迹，着实难认。看来这秦将军也只是一个胸无点墨之人</w:t>
      </w:r>
    </w:p>
    <w:p w14:paraId="5789F5F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凤昭无可奈何一笑：倾澜......</w:t>
      </w:r>
    </w:p>
    <w:p w14:paraId="79B3EAE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洛倾澜赌气轻哼跺脚离开。</w:t>
      </w:r>
    </w:p>
    <w:p w14:paraId="06B07B5B">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逐行阅读后，凤昭眼神骤变，坐直身子，神色凝重，内心掀起波澜。</w:t>
      </w:r>
    </w:p>
    <w:p w14:paraId="528AE4A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凤昭OS：（震惊）秦琥男扮女装逛花柳巷，竟撞见凶杀奇案，死者离奇复活，皆是易容顶替，且涉及神机阁消息点，定是细作所为！</w:t>
      </w:r>
    </w:p>
    <w:p w14:paraId="771708CD">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凤昭猛地站起身，将信纸收好，眸中闪过锐利光芒，抬手整理衣摆，神色坚定。</w:t>
      </w:r>
    </w:p>
    <w:p w14:paraId="5916F49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【结尾卡点】凤昭沉声自语，语气果决：此事必有蹊跷，看来我得亲自前往，一探究竟！</w:t>
      </w:r>
    </w:p>
    <w:p w14:paraId="399830EF">
      <w:pPr>
        <w:bidi w:val="0"/>
        <w:adjustRightInd w:val="0"/>
        <w:snapToGrid w:val="0"/>
        <w:spacing w:beforeLines="0" w:afterLines="0" w:line="360" w:lineRule="auto"/>
        <w:jc w:val="left"/>
        <w:rPr>
          <w:rFonts w:hint="eastAsia"/>
          <w:color w:val="auto"/>
          <w:sz w:val="24"/>
          <w:lang w:val="en-US" w:eastAsia="zh-CN"/>
        </w:rPr>
      </w:pPr>
    </w:p>
    <w:p w14:paraId="4FAAA844">
      <w:pPr>
        <w:bidi w:val="0"/>
        <w:adjustRightInd w:val="0"/>
        <w:snapToGrid w:val="0"/>
        <w:spacing w:beforeLines="0" w:afterLines="0" w:line="360" w:lineRule="auto"/>
        <w:jc w:val="left"/>
        <w:rPr>
          <w:rFonts w:hint="eastAsia"/>
          <w:color w:val="auto"/>
          <w:sz w:val="24"/>
          <w:lang w:val="en-US" w:eastAsia="zh-CN"/>
        </w:rPr>
      </w:pPr>
    </w:p>
    <w:p w14:paraId="7783641D">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二</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易容探巷</w:t>
      </w:r>
      <w:r>
        <w:rPr>
          <w:rFonts w:hint="eastAsia"/>
          <w:color w:val="auto"/>
          <w:sz w:val="24"/>
          <w:lang w:val="en-US" w:eastAsia="zh-CN"/>
        </w:rPr>
        <w:t xml:space="preserve"> </w:t>
      </w:r>
      <w:r>
        <w:rPr>
          <w:rFonts w:hint="default"/>
          <w:color w:val="auto"/>
          <w:sz w:val="24"/>
          <w:lang w:val="en-US" w:eastAsia="zh-CN"/>
        </w:rPr>
        <w:t>暗巷擒凶</w:t>
      </w:r>
    </w:p>
    <w:p w14:paraId="7D49CCE7">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2</w:t>
      </w:r>
      <w:r>
        <w:rPr>
          <w:rFonts w:hint="eastAsia"/>
          <w:color w:val="auto"/>
          <w:sz w:val="24"/>
          <w:u w:val="single"/>
          <w:lang w:val="en-US" w:eastAsia="zh-CN"/>
        </w:rPr>
        <w:t>-1 日 内 宸王</w:t>
      </w:r>
      <w:r>
        <w:rPr>
          <w:rFonts w:hint="default"/>
          <w:color w:val="auto"/>
          <w:sz w:val="24"/>
          <w:u w:val="single"/>
          <w:lang w:val="en-US" w:eastAsia="zh-CN"/>
        </w:rPr>
        <w:t>府内院</w:t>
      </w:r>
    </w:p>
    <w:p w14:paraId="26B2A7C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站在府中廊下，沉声吩咐身旁侍女，神色干练。</w:t>
      </w:r>
    </w:p>
    <w:p w14:paraId="54B039F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凤昭：月弦</w:t>
      </w:r>
      <w:r>
        <w:rPr>
          <w:rFonts w:hint="default"/>
          <w:color w:val="auto"/>
          <w:sz w:val="24"/>
          <w:lang w:val="en-US" w:eastAsia="zh-CN"/>
        </w:rPr>
        <w:t>，排查府中下人，寻身形与我相近者；</w:t>
      </w:r>
      <w:r>
        <w:rPr>
          <w:rFonts w:hint="eastAsia"/>
          <w:color w:val="auto"/>
          <w:sz w:val="24"/>
          <w:lang w:val="en-US" w:eastAsia="zh-CN"/>
        </w:rPr>
        <w:t>星云</w:t>
      </w:r>
      <w:r>
        <w:rPr>
          <w:rFonts w:hint="default"/>
          <w:color w:val="auto"/>
          <w:sz w:val="24"/>
          <w:lang w:val="en-US" w:eastAsia="zh-CN"/>
        </w:rPr>
        <w:t>，为</w:t>
      </w:r>
      <w:r>
        <w:rPr>
          <w:rFonts w:hint="eastAsia"/>
          <w:color w:val="auto"/>
          <w:sz w:val="24"/>
          <w:lang w:val="en-US" w:eastAsia="zh-CN"/>
        </w:rPr>
        <w:t>我</w:t>
      </w:r>
      <w:r>
        <w:rPr>
          <w:rFonts w:hint="default"/>
          <w:color w:val="auto"/>
          <w:sz w:val="24"/>
          <w:lang w:val="en-US" w:eastAsia="zh-CN"/>
        </w:rPr>
        <w:t>易容，扮作采买管事。</w:t>
      </w:r>
    </w:p>
    <w:p w14:paraId="723E8D97">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星云</w:t>
      </w:r>
      <w:r>
        <w:rPr>
          <w:rFonts w:hint="default"/>
          <w:color w:val="auto"/>
          <w:sz w:val="24"/>
          <w:lang w:val="en-US" w:eastAsia="zh-CN"/>
        </w:rPr>
        <w:t>手法娴熟，片刻间便为</w:t>
      </w:r>
      <w:r>
        <w:rPr>
          <w:rFonts w:hint="eastAsia"/>
          <w:color w:val="auto"/>
          <w:sz w:val="24"/>
          <w:lang w:val="en-US" w:eastAsia="zh-CN"/>
        </w:rPr>
        <w:t>凤昭</w:t>
      </w:r>
      <w:r>
        <w:rPr>
          <w:rFonts w:hint="default"/>
          <w:color w:val="auto"/>
          <w:sz w:val="24"/>
          <w:lang w:val="en-US" w:eastAsia="zh-CN"/>
        </w:rPr>
        <w:t>易容完毕</w:t>
      </w:r>
      <w:r>
        <w:rPr>
          <w:rFonts w:hint="eastAsia"/>
          <w:color w:val="auto"/>
          <w:sz w:val="24"/>
          <w:lang w:val="en-US" w:eastAsia="zh-CN"/>
        </w:rPr>
        <w:t>。</w:t>
      </w:r>
    </w:p>
    <w:p w14:paraId="1162808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换上粗布管事服，摇身一变成了寻常王府管事，不动声色绕至偏僻屋脊下。</w:t>
      </w:r>
    </w:p>
    <w:p w14:paraId="77881A5D">
      <w:pPr>
        <w:bidi w:val="0"/>
        <w:adjustRightInd w:val="0"/>
        <w:snapToGrid w:val="0"/>
        <w:spacing w:beforeLines="0" w:afterLines="0" w:line="360" w:lineRule="auto"/>
        <w:jc w:val="left"/>
        <w:rPr>
          <w:rFonts w:hint="default"/>
          <w:color w:val="auto"/>
          <w:sz w:val="24"/>
          <w:lang w:val="en-US" w:eastAsia="zh-CN"/>
        </w:rPr>
      </w:pPr>
    </w:p>
    <w:p w14:paraId="4C425C6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2</w:t>
      </w:r>
      <w:r>
        <w:rPr>
          <w:rFonts w:hint="eastAsia"/>
          <w:color w:val="auto"/>
          <w:sz w:val="24"/>
          <w:u w:val="single"/>
          <w:lang w:val="en-US" w:eastAsia="zh-CN"/>
        </w:rPr>
        <w:t>-2 日 外 秦府屋檐</w:t>
      </w:r>
    </w:p>
    <w:p w14:paraId="60C52E8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△屋脊上坐着魁梧身影，身着女式衣裙，满头珠翠，身边堆着揉烂的花草，百无聊赖地摆弄着，正是</w:t>
      </w:r>
      <w:r>
        <w:rPr>
          <w:rFonts w:hint="eastAsia"/>
          <w:color w:val="auto"/>
          <w:sz w:val="24"/>
          <w:lang w:val="en-US" w:eastAsia="zh-CN"/>
        </w:rPr>
        <w:t>秦</w:t>
      </w:r>
      <w:r>
        <w:rPr>
          <w:rFonts w:hint="default"/>
          <w:color w:val="auto"/>
          <w:sz w:val="24"/>
          <w:lang w:val="en-US" w:eastAsia="zh-CN"/>
        </w:rPr>
        <w:t>琥。</w:t>
      </w:r>
    </w:p>
    <w:p w14:paraId="1A9C786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脚尖轻踩瓦砾，故意出声</w:t>
      </w:r>
    </w:p>
    <w:p w14:paraId="667C4AF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OS：亏他能扮得这般自然</w:t>
      </w:r>
      <w:r>
        <w:rPr>
          <w:rFonts w:hint="eastAsia"/>
          <w:color w:val="auto"/>
          <w:sz w:val="24"/>
          <w:lang w:val="en-US" w:eastAsia="zh-CN"/>
        </w:rPr>
        <w:t>。这身形，这曲线，放现代我高低叫一声，男妈妈！</w:t>
      </w:r>
    </w:p>
    <w:p w14:paraId="512384F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琥：（瞬间警觉回身，厉声喝问）是谁？</w:t>
      </w:r>
    </w:p>
    <w:p w14:paraId="06A2B08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：（缓步上前，表面从容）</w:t>
      </w:r>
      <w:r>
        <w:rPr>
          <w:rFonts w:hint="eastAsia"/>
          <w:color w:val="auto"/>
          <w:sz w:val="24"/>
          <w:lang w:val="en-US" w:eastAsia="zh-CN"/>
        </w:rPr>
        <w:t>秦</w:t>
      </w:r>
      <w:r>
        <w:rPr>
          <w:rFonts w:hint="default"/>
          <w:color w:val="auto"/>
          <w:sz w:val="24"/>
          <w:lang w:val="en-US" w:eastAsia="zh-CN"/>
        </w:rPr>
        <w:t>公子，久等。</w:t>
      </w:r>
    </w:p>
    <w:p w14:paraId="4CF0725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琥：（看清来人，眼睛骤亮）殿下，您易容得太精妙，我险些没认出。</w:t>
      </w:r>
    </w:p>
    <w:p w14:paraId="3ADC5BF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：（微笑夸赞，语气自然）你的扮相，倒是深藏不露。</w:t>
      </w:r>
    </w:p>
    <w:p w14:paraId="29F715D8">
      <w:pPr>
        <w:bidi w:val="0"/>
        <w:adjustRightInd w:val="0"/>
        <w:snapToGrid w:val="0"/>
        <w:spacing w:beforeLines="0" w:afterLines="0" w:line="360" w:lineRule="auto"/>
        <w:jc w:val="left"/>
        <w:rPr>
          <w:rFonts w:hint="default"/>
          <w:color w:val="auto"/>
          <w:sz w:val="24"/>
          <w:lang w:val="en-US" w:eastAsia="zh-CN"/>
        </w:rPr>
      </w:pPr>
    </w:p>
    <w:p w14:paraId="1464C5A5">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2</w:t>
      </w:r>
      <w:r>
        <w:rPr>
          <w:rFonts w:hint="eastAsia"/>
          <w:color w:val="auto"/>
          <w:sz w:val="24"/>
          <w:u w:val="single"/>
          <w:lang w:val="en-US" w:eastAsia="zh-CN"/>
        </w:rPr>
        <w:t xml:space="preserve">-3 日 内 </w:t>
      </w:r>
      <w:r>
        <w:rPr>
          <w:rFonts w:hint="default"/>
          <w:color w:val="auto"/>
          <w:sz w:val="24"/>
          <w:u w:val="single"/>
          <w:lang w:val="en-US" w:eastAsia="zh-CN"/>
        </w:rPr>
        <w:t>烟柳巷街巷</w:t>
      </w:r>
    </w:p>
    <w:p w14:paraId="6FD45F3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△二人并肩走入，小倌们争相招揽客人，喧闹至极。</w:t>
      </w:r>
    </w:p>
    <w:p w14:paraId="6D5AA92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琥：（凑近</w:t>
      </w:r>
      <w:r>
        <w:rPr>
          <w:rFonts w:hint="eastAsia"/>
          <w:color w:val="auto"/>
          <w:sz w:val="24"/>
          <w:lang w:val="en-US" w:eastAsia="zh-CN"/>
        </w:rPr>
        <w:t>凤昭</w:t>
      </w:r>
      <w:r>
        <w:rPr>
          <w:rFonts w:hint="default"/>
          <w:color w:val="auto"/>
          <w:sz w:val="24"/>
          <w:lang w:val="en-US" w:eastAsia="zh-CN"/>
        </w:rPr>
        <w:t>，小声指导）殿下放轻松，此处只需饮酒说笑即可。</w:t>
      </w:r>
    </w:p>
    <w:p w14:paraId="0B016D6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△二人步入指定青楼，小倌一眼认出</w:t>
      </w:r>
      <w:r>
        <w:rPr>
          <w:rFonts w:hint="eastAsia"/>
          <w:color w:val="auto"/>
          <w:sz w:val="24"/>
          <w:lang w:val="en-US" w:eastAsia="zh-CN"/>
        </w:rPr>
        <w:t>秦</w:t>
      </w:r>
      <w:r>
        <w:rPr>
          <w:rFonts w:hint="default"/>
          <w:color w:val="auto"/>
          <w:sz w:val="24"/>
          <w:lang w:val="en-US" w:eastAsia="zh-CN"/>
        </w:rPr>
        <w:t>琥，热情迎上。</w:t>
      </w:r>
    </w:p>
    <w:p w14:paraId="6D5CCF0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小倌轻罗扑进</w:t>
      </w:r>
      <w:r>
        <w:rPr>
          <w:rFonts w:hint="eastAsia"/>
          <w:color w:val="auto"/>
          <w:sz w:val="24"/>
          <w:lang w:val="en-US" w:eastAsia="zh-CN"/>
        </w:rPr>
        <w:t>秦</w:t>
      </w:r>
      <w:r>
        <w:rPr>
          <w:rFonts w:hint="default"/>
          <w:color w:val="auto"/>
          <w:sz w:val="24"/>
          <w:lang w:val="en-US" w:eastAsia="zh-CN"/>
        </w:rPr>
        <w:t>琥怀里，娇声撒娇</w:t>
      </w:r>
    </w:p>
    <w:p w14:paraId="3270A79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小馆：</w:t>
      </w:r>
      <w:r>
        <w:rPr>
          <w:rFonts w:hint="default"/>
          <w:color w:val="auto"/>
          <w:sz w:val="24"/>
          <w:lang w:val="en-US" w:eastAsia="zh-CN"/>
        </w:rPr>
        <w:t>您可算来了，轻罗好想您！</w:t>
      </w:r>
    </w:p>
    <w:p w14:paraId="36ED12B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琥：（豪迈揽住他，阔气挥手）无妨，稍后再赏你！我去方便，小秦管事同往？</w:t>
      </w:r>
    </w:p>
    <w:p w14:paraId="3B135E2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：（顺势起身，点头应下）也好。</w:t>
      </w:r>
    </w:p>
    <w:p w14:paraId="1115B914">
      <w:pPr>
        <w:bidi w:val="0"/>
        <w:adjustRightInd w:val="0"/>
        <w:snapToGrid w:val="0"/>
        <w:spacing w:beforeLines="0" w:afterLines="0" w:line="360" w:lineRule="auto"/>
        <w:jc w:val="left"/>
        <w:rPr>
          <w:rFonts w:hint="default"/>
          <w:color w:val="auto"/>
          <w:sz w:val="24"/>
          <w:lang w:val="en-US" w:eastAsia="zh-CN"/>
        </w:rPr>
      </w:pPr>
    </w:p>
    <w:p w14:paraId="6EE765FD">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2</w:t>
      </w:r>
      <w:r>
        <w:rPr>
          <w:rFonts w:hint="eastAsia"/>
          <w:color w:val="auto"/>
          <w:sz w:val="24"/>
          <w:u w:val="single"/>
          <w:lang w:val="en-US" w:eastAsia="zh-CN"/>
        </w:rPr>
        <w:t xml:space="preserve">-4 日 内 </w:t>
      </w:r>
      <w:r>
        <w:rPr>
          <w:rFonts w:hint="default"/>
          <w:color w:val="auto"/>
          <w:sz w:val="24"/>
          <w:u w:val="single"/>
          <w:lang w:val="en-US" w:eastAsia="zh-CN"/>
        </w:rPr>
        <w:t>青楼后偏僻角落</w:t>
      </w:r>
    </w:p>
    <w:p w14:paraId="7DE7B08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△二人悄声潜入偏僻角落，屏息藏匿，</w:t>
      </w:r>
      <w:r>
        <w:rPr>
          <w:rFonts w:hint="eastAsia"/>
          <w:color w:val="auto"/>
          <w:sz w:val="24"/>
          <w:lang w:val="en-US" w:eastAsia="zh-CN"/>
        </w:rPr>
        <w:t>秦</w:t>
      </w:r>
      <w:r>
        <w:rPr>
          <w:rFonts w:hint="default"/>
          <w:color w:val="auto"/>
          <w:sz w:val="24"/>
          <w:lang w:val="en-US" w:eastAsia="zh-CN"/>
        </w:rPr>
        <w:t>琥凑近</w:t>
      </w:r>
      <w:r>
        <w:rPr>
          <w:rFonts w:hint="eastAsia"/>
          <w:color w:val="auto"/>
          <w:sz w:val="24"/>
          <w:lang w:val="en-US" w:eastAsia="zh-CN"/>
        </w:rPr>
        <w:t>凤昭</w:t>
      </w:r>
      <w:r>
        <w:rPr>
          <w:rFonts w:hint="default"/>
          <w:color w:val="auto"/>
          <w:sz w:val="24"/>
          <w:lang w:val="en-US" w:eastAsia="zh-CN"/>
        </w:rPr>
        <w:t>耳畔低语。</w:t>
      </w:r>
    </w:p>
    <w:p w14:paraId="3C6500F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琥：那小倌每日在此行凶，老鸨谎称楼中无此人。</w:t>
      </w:r>
    </w:p>
    <w:p w14:paraId="674CB05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：（轻声叮嘱，眼神锐利）守株待兔，你见机行事。</w:t>
      </w:r>
    </w:p>
    <w:p w14:paraId="326098E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秦琥点头。</w:t>
      </w:r>
    </w:p>
    <w:p w14:paraId="10DA5F3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△片刻后，小倌挽着女子走入角落，瞬间行凶，</w:t>
      </w:r>
      <w:r>
        <w:rPr>
          <w:rFonts w:hint="eastAsia"/>
          <w:color w:val="auto"/>
          <w:sz w:val="24"/>
          <w:lang w:val="en-US" w:eastAsia="zh-CN"/>
        </w:rPr>
        <w:t>凤昭</w:t>
      </w:r>
      <w:r>
        <w:rPr>
          <w:rFonts w:hint="default"/>
          <w:color w:val="auto"/>
          <w:sz w:val="24"/>
          <w:lang w:val="en-US" w:eastAsia="zh-CN"/>
        </w:rPr>
        <w:t>眸色一沉。</w:t>
      </w:r>
    </w:p>
    <w:p w14:paraId="5B8817D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身形如电，闪身而出，手刀劈晕小倌，迅速制服一旁易容女子，动作干脆利落</w:t>
      </w:r>
    </w:p>
    <w:p w14:paraId="4A18843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【结尾卡点】秦琥</w:t>
      </w:r>
      <w:r>
        <w:rPr>
          <w:rFonts w:hint="default"/>
          <w:color w:val="auto"/>
          <w:sz w:val="24"/>
          <w:lang w:val="en-US" w:eastAsia="zh-CN"/>
        </w:rPr>
        <w:t>绑好二人</w:t>
      </w:r>
    </w:p>
    <w:p w14:paraId="571853A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凤昭：带回去</w:t>
      </w:r>
      <w:r>
        <w:rPr>
          <w:rFonts w:hint="default"/>
          <w:color w:val="auto"/>
          <w:sz w:val="24"/>
          <w:lang w:val="en-US" w:eastAsia="zh-CN"/>
        </w:rPr>
        <w:t>严加拷问，查清这二人底细，以及背后势力！</w:t>
      </w:r>
      <w:r>
        <w:rPr>
          <w:rFonts w:hint="eastAsia"/>
          <w:color w:val="auto"/>
          <w:sz w:val="24"/>
          <w:lang w:val="en-US" w:eastAsia="zh-CN"/>
        </w:rPr>
        <w:t>皇女出生，这天姒的天，要变了。</w:t>
      </w:r>
    </w:p>
    <w:p w14:paraId="67B774AC">
      <w:pPr>
        <w:bidi w:val="0"/>
        <w:adjustRightInd w:val="0"/>
        <w:snapToGrid w:val="0"/>
        <w:spacing w:beforeLines="0" w:afterLines="0" w:line="360" w:lineRule="auto"/>
        <w:jc w:val="left"/>
        <w:rPr>
          <w:rFonts w:hint="eastAsia"/>
          <w:color w:val="auto"/>
          <w:sz w:val="24"/>
          <w:lang w:val="en-US" w:eastAsia="zh-CN"/>
        </w:rPr>
      </w:pPr>
    </w:p>
    <w:p w14:paraId="67FF87F1">
      <w:pPr>
        <w:bidi w:val="0"/>
        <w:adjustRightInd w:val="0"/>
        <w:snapToGrid w:val="0"/>
        <w:spacing w:beforeLines="0" w:afterLines="0" w:line="360" w:lineRule="auto"/>
        <w:jc w:val="left"/>
        <w:rPr>
          <w:rFonts w:hint="eastAsia"/>
          <w:color w:val="auto"/>
          <w:sz w:val="24"/>
          <w:lang w:val="en-US" w:eastAsia="zh-CN"/>
        </w:rPr>
      </w:pPr>
    </w:p>
    <w:p w14:paraId="239B3DCB">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三</w:t>
      </w:r>
      <w:r>
        <w:rPr>
          <w:rFonts w:hint="eastAsia"/>
          <w:b/>
          <w:bCs/>
          <w:color w:val="auto"/>
          <w:sz w:val="24"/>
          <w:lang w:val="en-US" w:eastAsia="zh-CN"/>
        </w:rPr>
        <w:t>集</w:t>
      </w:r>
      <w:r>
        <w:rPr>
          <w:rFonts w:hint="eastAsia"/>
          <w:color w:val="auto"/>
          <w:sz w:val="24"/>
          <w:lang w:val="en-US" w:eastAsia="zh-CN"/>
        </w:rPr>
        <w:t xml:space="preserve"> 梨花练字 殿廷争锋</w:t>
      </w:r>
    </w:p>
    <w:p w14:paraId="4FCC509A">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3</w:t>
      </w:r>
      <w:r>
        <w:rPr>
          <w:rFonts w:hint="eastAsia"/>
          <w:color w:val="auto"/>
          <w:sz w:val="24"/>
          <w:u w:val="single"/>
          <w:lang w:val="en-US" w:eastAsia="zh-CN"/>
        </w:rPr>
        <w:t>-1 日 内 书房</w:t>
      </w:r>
    </w:p>
    <w:p w14:paraId="2332884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阳光洒落宣纸，凤昭身着浅素常服，俯身握着云笙的右手，手把手教他练字，动作耐心轻柔，笔尖在纸上缓缓游走。</w:t>
      </w:r>
    </w:p>
    <w:p w14:paraId="50EC6F37">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月弦轻步上前，躬身低声禀报</w:t>
      </w:r>
    </w:p>
    <w:p w14:paraId="4DA0006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月弦：殿下，宫中传来陛下传唤，命您即刻入宫。</w:t>
      </w:r>
    </w:p>
    <w:p w14:paraId="17BC6B4B">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凤昭垂眸了然，神色无波，挥手示意月弦退下，手上动作未停，依旧握着云笙的手练字，在洁白的宣纸上写下一个“权”字。</w:t>
      </w:r>
    </w:p>
    <w:p w14:paraId="2084455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云笙微愣，他盯着纸上这个笔酣墨饱的字</w:t>
      </w:r>
    </w:p>
    <w:p w14:paraId="298E3A06">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云笙似有所感地轻声问道：陛下急召，想必兹事体大，殿下此时不动身吗</w:t>
      </w:r>
    </w:p>
    <w:p w14:paraId="1A2D19F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凤昭神色淡漠：女帝急召，必是继位之事，此刻急着入宫反倒被动，等她耗尽心神再去，方能掌握主动</w:t>
      </w:r>
    </w:p>
    <w:p w14:paraId="738B84D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云笙乖乖点了点头，顺着凤昭的动作，又写下一个“胜”字。</w:t>
      </w:r>
    </w:p>
    <w:p w14:paraId="0B68461D">
      <w:pPr>
        <w:bidi w:val="0"/>
        <w:adjustRightInd w:val="0"/>
        <w:snapToGrid w:val="0"/>
        <w:spacing w:beforeLines="0" w:afterLines="0" w:line="360" w:lineRule="auto"/>
        <w:jc w:val="left"/>
        <w:rPr>
          <w:rFonts w:hint="eastAsia"/>
          <w:color w:val="auto"/>
          <w:sz w:val="24"/>
          <w:lang w:val="en-US" w:eastAsia="zh-CN"/>
        </w:rPr>
      </w:pPr>
    </w:p>
    <w:p w14:paraId="1411CC31">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3</w:t>
      </w:r>
      <w:r>
        <w:rPr>
          <w:rFonts w:hint="eastAsia"/>
          <w:color w:val="auto"/>
          <w:sz w:val="24"/>
          <w:u w:val="single"/>
          <w:lang w:val="en-US" w:eastAsia="zh-CN"/>
        </w:rPr>
        <w:t>-2 日 内 皇宫议事殿内</w:t>
      </w:r>
    </w:p>
    <w:p w14:paraId="7EA4578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凤昭姗姗来迟，缓步走向议事殿，身姿从容，气度淡然。</w:t>
      </w:r>
    </w:p>
    <w:p w14:paraId="5F9EEB7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近侍在殿门口焦急踱步，望眼欲穿，见到凤昭立刻狂奔上前。</w:t>
      </w:r>
    </w:p>
    <w:p w14:paraId="307CE62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近侍（面色焦灼，语气急切）：殿下，您可算来了！陛下已等了您一个时辰，怒火冲天，汤药都摔了好几碗！</w:t>
      </w:r>
    </w:p>
    <w:p w14:paraId="490F6DAF">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凤昭：（神色淡定，不紧不慢，语气轻描淡写）前面尚有诸多重臣，急什么，我这不是来了。</w:t>
      </w:r>
    </w:p>
    <w:p w14:paraId="7517E45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凤昭刚踏入殿门，一只琉璃盏猛地砸来，碎在她脚边，碎片飞溅，划破她的衣摆。</w:t>
      </w:r>
    </w:p>
    <w:p w14:paraId="47898E3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凤昭挑眉OS：竟气到这般地步，倒是比我预想的更沉不住气</w:t>
      </w:r>
    </w:p>
    <w:p w14:paraId="508B58C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凤昭脚步微顿，若无其事地踩过碎片，将其碾成齑粉，缓步走向御座，敷衍拱手。</w:t>
      </w:r>
    </w:p>
    <w:p w14:paraId="60ACF45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凤昭：（语气漫不经心，带着几分假意关切）参见陛下，多日不见，陛下怎憔悴至此？病中躁郁，也需小心行事，方才这琉璃盏，险些砸到我。</w:t>
      </w:r>
    </w:p>
    <w:p w14:paraId="460A982D">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御座上的女帝面色蜡黄发青，身形枯瘦，眼眶深陷，眼神阴鸷病态，满是怒火。</w:t>
      </w:r>
    </w:p>
    <w:p w14:paraId="094F257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女帝：（厉声冷笑，语气阴狠）好个凤昭，竟敢延误御旨，见朕病重便原形毕露，狼子野心！</w:t>
      </w:r>
    </w:p>
    <w:p w14:paraId="7DCD1AAE">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凤昭：（神色平静，不为所动）陛下无需扣此大帽，有话直说，您的身子，怕是等不起了。</w:t>
      </w:r>
    </w:p>
    <w:p w14:paraId="64D8A89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女帝怒拍御案，激动得浑身发抖，片刻后又无力伏案，再抬头时神色骤变，虚弱温声</w:t>
      </w:r>
    </w:p>
    <w:p w14:paraId="171DA66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女帝：阿昭，朕时日无多，欲立洛贵君之女为皇太女，你若拥护她登基，朕封你为摄政王，但......（抬眼，眼神变狠厉）你要自弃宸王爵位，服下皇室秘药，以表忠心！</w:t>
      </w:r>
    </w:p>
    <w:p w14:paraId="695109D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凤昭：（闻言神色一冷，假笑后语气冰冷嘲讽）陛下，您~在狗叫什么？</w:t>
      </w:r>
    </w:p>
    <w:p w14:paraId="3DDB2CAD">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女帝表情瞬间裂开，震惊错愕，说不出话</w:t>
      </w:r>
    </w:p>
    <w:p w14:paraId="1CE161E4">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【结尾卡点】凤昭（抬眸直视女帝，语气铿锵有力）：陛下搞清楚，择权，从来都在我，不在你！</w:t>
      </w:r>
    </w:p>
    <w:p w14:paraId="01A8DC24">
      <w:pPr>
        <w:bidi w:val="0"/>
        <w:adjustRightInd w:val="0"/>
        <w:snapToGrid w:val="0"/>
        <w:spacing w:beforeLines="0" w:afterLines="0" w:line="360" w:lineRule="auto"/>
        <w:jc w:val="left"/>
        <w:rPr>
          <w:rFonts w:hint="eastAsia"/>
          <w:color w:val="auto"/>
          <w:sz w:val="24"/>
          <w:lang w:val="en-US" w:eastAsia="zh-CN"/>
        </w:rPr>
      </w:pPr>
    </w:p>
    <w:p w14:paraId="0D41196C">
      <w:pPr>
        <w:bidi w:val="0"/>
        <w:adjustRightInd w:val="0"/>
        <w:snapToGrid w:val="0"/>
        <w:spacing w:beforeLines="0" w:afterLines="0" w:line="360" w:lineRule="auto"/>
        <w:jc w:val="left"/>
        <w:rPr>
          <w:rFonts w:hint="eastAsia"/>
          <w:color w:val="auto"/>
          <w:sz w:val="24"/>
          <w:lang w:val="en-US" w:eastAsia="zh-CN"/>
        </w:rPr>
      </w:pPr>
    </w:p>
    <w:p w14:paraId="7959ED58">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四</w:t>
      </w:r>
      <w:r>
        <w:rPr>
          <w:rFonts w:hint="eastAsia"/>
          <w:b/>
          <w:bCs/>
          <w:color w:val="auto"/>
          <w:sz w:val="24"/>
          <w:lang w:val="en-US" w:eastAsia="zh-CN"/>
        </w:rPr>
        <w:t>集</w:t>
      </w:r>
      <w:r>
        <w:rPr>
          <w:rFonts w:hint="eastAsia"/>
          <w:color w:val="auto"/>
          <w:sz w:val="24"/>
          <w:lang w:val="en-US" w:eastAsia="zh-CN"/>
        </w:rPr>
        <w:t xml:space="preserve"> 殿内定局 帝威尽失</w:t>
      </w:r>
    </w:p>
    <w:p w14:paraId="7E7884EF">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4</w:t>
      </w:r>
      <w:r>
        <w:rPr>
          <w:rFonts w:hint="eastAsia"/>
          <w:color w:val="auto"/>
          <w:sz w:val="24"/>
          <w:u w:val="single"/>
          <w:lang w:val="en-US" w:eastAsia="zh-CN"/>
        </w:rPr>
        <w:t>-1 日 内 皇宫议事殿内</w:t>
      </w:r>
    </w:p>
    <w:p w14:paraId="53A27D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△女帝连连冷笑，似乎已经气到了极致，连声音都在颤抖</w:t>
      </w:r>
    </w:p>
    <w:p w14:paraId="6659786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反了，真是反了</w:t>
      </w:r>
      <w:r>
        <w:rPr>
          <w:rFonts w:hint="eastAsia"/>
          <w:color w:val="auto"/>
          <w:sz w:val="24"/>
          <w:lang w:val="en-US" w:eastAsia="zh-CN"/>
        </w:rPr>
        <w:t>，</w:t>
      </w:r>
      <w:r>
        <w:rPr>
          <w:rFonts w:hint="default"/>
          <w:color w:val="auto"/>
          <w:sz w:val="24"/>
          <w:lang w:val="en-US" w:eastAsia="zh-CN"/>
        </w:rPr>
        <w:t>混账东西，你哪儿来的自信忤逆朕？好言好语你不听，非要朕治你大不敬之罪才舒坦？你以为你这副做派，还能活着走出议事殿吗？</w:t>
      </w:r>
    </w:p>
    <w:p w14:paraId="586C8BB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△女帝神色犹如恶鬼，阴冷至极。</w:t>
      </w:r>
    </w:p>
    <w:p w14:paraId="0FA4B53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忽地嗤笑一声，露出一个在女帝看来气死人不偿命的微笑</w:t>
      </w:r>
    </w:p>
    <w:p w14:paraId="06E0957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：我既然敢进宫，当然也能出去。要试试吗？</w:t>
      </w:r>
    </w:p>
    <w:p w14:paraId="2389D5A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女帝瞬间双目猩红，高声道：来人！</w:t>
      </w:r>
    </w:p>
    <w:p w14:paraId="67CB1A0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△没有一丝动静。</w:t>
      </w:r>
    </w:p>
    <w:p w14:paraId="2A517E4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女帝面色狰狞，几乎丧失了理智：狗东西，聋了吗！来人、来人！！</w:t>
      </w:r>
    </w:p>
    <w:p w14:paraId="73747B6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△任她如何发疯嘶吼。空旷的内殿始终只回荡着她一个人凄厉的声音</w:t>
      </w:r>
      <w:r>
        <w:rPr>
          <w:rFonts w:hint="eastAsia"/>
          <w:color w:val="auto"/>
          <w:sz w:val="24"/>
          <w:lang w:val="en-US" w:eastAsia="zh-CN"/>
        </w:rPr>
        <w:t>。</w:t>
      </w:r>
    </w:p>
    <w:p w14:paraId="089D210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△一瞬间的恐慌之后，女帝对上了</w:t>
      </w:r>
      <w:r>
        <w:rPr>
          <w:rFonts w:hint="eastAsia"/>
          <w:color w:val="auto"/>
          <w:sz w:val="24"/>
          <w:lang w:val="en-US" w:eastAsia="zh-CN"/>
        </w:rPr>
        <w:t>凤昭</w:t>
      </w:r>
      <w:r>
        <w:rPr>
          <w:rFonts w:hint="default"/>
          <w:color w:val="auto"/>
          <w:sz w:val="24"/>
          <w:lang w:val="en-US" w:eastAsia="zh-CN"/>
        </w:rPr>
        <w:t>漠然而幽冷的眼睛。她的表情变了又变。</w:t>
      </w:r>
    </w:p>
    <w:p w14:paraId="54B9B33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女帝：</w:t>
      </w:r>
      <w:r>
        <w:rPr>
          <w:rFonts w:hint="default"/>
          <w:color w:val="auto"/>
          <w:sz w:val="24"/>
          <w:lang w:val="en-US" w:eastAsia="zh-CN"/>
        </w:rPr>
        <w:t>哈哈哈，好啊，哈哈哈哈，真是好得很啊！你是什么时候把手伸到宫里来的？乱臣贼子，猪狗不如，无耻下贱之辈！</w:t>
      </w:r>
    </w:p>
    <w:p w14:paraId="0134D2F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嫌她聒噪，随便从衣服上揪下一颗宝石，手指一弹，凌空飞去打在了她的哑穴之上，空气终于重归宁静。</w:t>
      </w:r>
    </w:p>
    <w:p w14:paraId="262673E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△女帝惊恐地抓挠着喉咙，几近癫狂，眼珠子瞪得几乎要掉出来。</w:t>
      </w:r>
    </w:p>
    <w:p w14:paraId="1D19F0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幽幽地叹了一口气</w:t>
      </w:r>
      <w:r>
        <w:rPr>
          <w:rFonts w:hint="eastAsia"/>
          <w:color w:val="auto"/>
          <w:sz w:val="24"/>
          <w:lang w:val="en-US" w:eastAsia="zh-CN"/>
        </w:rPr>
        <w:t>，</w:t>
      </w:r>
      <w:r>
        <w:rPr>
          <w:rFonts w:hint="default"/>
          <w:color w:val="auto"/>
          <w:sz w:val="24"/>
          <w:lang w:val="en-US" w:eastAsia="zh-CN"/>
        </w:rPr>
        <w:t>眼神微讽，语气平静：原本你若是好好地和我谈，别整这些幺蛾子，你会得到我的尊敬，以一个帝王该有的样子体体面面地离开，而不是变成现在这副疯癫可笑、颜面尽失的模样。</w:t>
      </w:r>
    </w:p>
    <w:p w14:paraId="4354557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女帝听到这里双眼瞪大，指向凤昭的手微微颤抖</w:t>
      </w:r>
    </w:p>
    <w:p w14:paraId="1FBD732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凤昭：洛贵君</w:t>
      </w:r>
      <w:r>
        <w:rPr>
          <w:rFonts w:hint="default"/>
          <w:color w:val="auto"/>
          <w:sz w:val="24"/>
          <w:lang w:val="en-US" w:eastAsia="zh-CN"/>
        </w:rPr>
        <w:t>与</w:t>
      </w:r>
      <w:r>
        <w:rPr>
          <w:rFonts w:hint="eastAsia"/>
          <w:color w:val="auto"/>
          <w:sz w:val="24"/>
          <w:lang w:val="en-US" w:eastAsia="zh-CN"/>
        </w:rPr>
        <w:t>倾澜</w:t>
      </w:r>
      <w:r>
        <w:rPr>
          <w:rFonts w:hint="default"/>
          <w:color w:val="auto"/>
          <w:sz w:val="24"/>
          <w:lang w:val="en-US" w:eastAsia="zh-CN"/>
        </w:rPr>
        <w:t>是兄弟，我自然倾向于辅佐小皇女，不用你说，也是如此。我本就是个向往闲云野鹤的人，权利之巅纵然让人趋之若鹜，可也有人不屑一顾。</w:t>
      </w:r>
    </w:p>
    <w:p w14:paraId="37F3635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△女帝呆愣愣地听着，眼神渐渐失去焦距。</w:t>
      </w:r>
    </w:p>
    <w:p w14:paraId="03C4933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忽然轻笑一声，嘲讽道：你原本只需要用一句请求，甚至不必多诚恳，就能让一切如愿。可帝王之心终</w:t>
      </w:r>
      <w:r>
        <w:rPr>
          <w:rFonts w:hint="eastAsia"/>
          <w:color w:val="auto"/>
          <w:sz w:val="24"/>
          <w:lang w:val="en-US" w:eastAsia="zh-CN"/>
        </w:rPr>
        <w:t>不可测</w:t>
      </w:r>
      <w:r>
        <w:rPr>
          <w:rFonts w:hint="default"/>
          <w:color w:val="auto"/>
          <w:sz w:val="24"/>
          <w:lang w:val="en-US" w:eastAsia="zh-CN"/>
        </w:rPr>
        <w:t>。我这人什么都好，就是叛逆。摄政大臣？算什么东西。这个摄政王，我当定了。啊，至于以后要不要推翻</w:t>
      </w:r>
      <w:r>
        <w:rPr>
          <w:rFonts w:hint="eastAsia"/>
          <w:color w:val="auto"/>
          <w:sz w:val="24"/>
          <w:lang w:val="en-US" w:eastAsia="zh-CN"/>
        </w:rPr>
        <w:t>夜</w:t>
      </w:r>
      <w:r>
        <w:rPr>
          <w:rFonts w:hint="default"/>
          <w:color w:val="auto"/>
          <w:sz w:val="24"/>
          <w:lang w:val="en-US" w:eastAsia="zh-CN"/>
        </w:rPr>
        <w:t>氏自己上，这就要看你乖女儿的表现了~陛下，您在九泉之下，可要常常祈祷她合我心意才行啊。</w:t>
      </w:r>
    </w:p>
    <w:p w14:paraId="5E54C6C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w:t>
      </w:r>
      <w:r>
        <w:rPr>
          <w:rFonts w:hint="default"/>
          <w:color w:val="auto"/>
          <w:sz w:val="24"/>
          <w:lang w:val="en-US" w:eastAsia="zh-CN"/>
        </w:rPr>
        <w:t>女帝眼前阵阵发黑，意识正在离她而去……视野忽然低到了地上，身体与地面撞击，扑通一声响。</w:t>
      </w:r>
    </w:p>
    <w:p w14:paraId="3E3A9B3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失去意识之前的最后一个画面，是</w:t>
      </w:r>
      <w:r>
        <w:rPr>
          <w:rFonts w:hint="eastAsia"/>
          <w:color w:val="auto"/>
          <w:sz w:val="24"/>
          <w:lang w:val="en-US" w:eastAsia="zh-CN"/>
        </w:rPr>
        <w:t>凤昭</w:t>
      </w:r>
      <w:r>
        <w:rPr>
          <w:rFonts w:hint="default"/>
          <w:color w:val="auto"/>
          <w:sz w:val="24"/>
          <w:lang w:val="en-US" w:eastAsia="zh-CN"/>
        </w:rPr>
        <w:t>居高临下，不带一丝情绪的冷眸。</w:t>
      </w:r>
    </w:p>
    <w:p w14:paraId="4A962430">
      <w:pPr>
        <w:bidi w:val="0"/>
        <w:adjustRightInd w:val="0"/>
        <w:snapToGrid w:val="0"/>
        <w:spacing w:beforeLines="0" w:afterLines="0" w:line="360" w:lineRule="auto"/>
        <w:jc w:val="left"/>
        <w:rPr>
          <w:rFonts w:hint="default"/>
          <w:color w:val="auto"/>
          <w:sz w:val="24"/>
          <w:lang w:val="en-US" w:eastAsia="zh-CN"/>
        </w:rPr>
      </w:pPr>
    </w:p>
    <w:p w14:paraId="273C5DAE">
      <w:pPr>
        <w:bidi w:val="0"/>
        <w:adjustRightInd w:val="0"/>
        <w:snapToGrid w:val="0"/>
        <w:spacing w:beforeLines="0" w:afterLines="0" w:line="360" w:lineRule="auto"/>
        <w:jc w:val="left"/>
        <w:rPr>
          <w:rFonts w:hint="default"/>
          <w:color w:val="auto"/>
          <w:sz w:val="24"/>
          <w:lang w:val="en-US" w:eastAsia="zh-CN"/>
        </w:rPr>
      </w:pPr>
    </w:p>
    <w:p w14:paraId="71259823">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五</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拟诏定局</w:t>
      </w:r>
      <w:r>
        <w:rPr>
          <w:rFonts w:hint="eastAsia"/>
          <w:color w:val="auto"/>
          <w:sz w:val="24"/>
          <w:lang w:val="en-US" w:eastAsia="zh-CN"/>
        </w:rPr>
        <w:t xml:space="preserve"> </w:t>
      </w:r>
      <w:r>
        <w:rPr>
          <w:rFonts w:hint="default"/>
          <w:color w:val="auto"/>
          <w:sz w:val="24"/>
          <w:lang w:val="en-US" w:eastAsia="zh-CN"/>
        </w:rPr>
        <w:t>引蛇出洞</w:t>
      </w:r>
    </w:p>
    <w:p w14:paraId="2EF171A3">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5</w:t>
      </w:r>
      <w:r>
        <w:rPr>
          <w:rFonts w:hint="eastAsia"/>
          <w:color w:val="auto"/>
          <w:sz w:val="24"/>
          <w:u w:val="single"/>
          <w:lang w:val="en-US" w:eastAsia="zh-CN"/>
        </w:rPr>
        <w:t xml:space="preserve">-1 日 内 </w:t>
      </w:r>
      <w:r>
        <w:rPr>
          <w:rFonts w:hint="default"/>
          <w:color w:val="auto"/>
          <w:sz w:val="24"/>
          <w:u w:val="single"/>
          <w:lang w:val="en-US" w:eastAsia="zh-CN"/>
        </w:rPr>
        <w:t>议事殿</w:t>
      </w:r>
    </w:p>
    <w:p w14:paraId="6E47D42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静立殿中，垂眸看着地上昏厥的女帝，唇角勾起一抹嘲讽的笑，周身满是漠然，随即轻抬手指，打了个清脆响指。</w:t>
      </w:r>
    </w:p>
    <w:p w14:paraId="3B1D7BB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△暗卫两道鬼魅身影骤然从殿侧暗影中闪出，单膝跪地，身姿挺拔，缄默无声，一人捧遗诏卷轴，一人端空白卷轴与朱笔，动作利落规整</w:t>
      </w:r>
    </w:p>
    <w:p w14:paraId="0CC4E6F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：（目光未瞥地上女帝，语气淡冷发令）将她抬回寝宫，不必医治醒转，只需用药吊着性命，多延几日。</w:t>
      </w:r>
    </w:p>
    <w:p w14:paraId="4BA050F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△暗卫</w:t>
      </w:r>
      <w:r>
        <w:rPr>
          <w:rFonts w:hint="eastAsia"/>
          <w:color w:val="auto"/>
          <w:sz w:val="24"/>
          <w:lang w:val="en-US" w:eastAsia="zh-CN"/>
        </w:rPr>
        <w:t>甲</w:t>
      </w:r>
      <w:r>
        <w:rPr>
          <w:rFonts w:hint="default"/>
          <w:color w:val="auto"/>
          <w:sz w:val="24"/>
          <w:lang w:val="en-US" w:eastAsia="zh-CN"/>
        </w:rPr>
        <w:t>沉声领命，起身扛起女帝，身形一闪便消失在殿外</w:t>
      </w:r>
    </w:p>
    <w:p w14:paraId="0903C15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伸手接过遗诏，缓缓展开，指尖轻拂卷轴，逐字细看，眉头微蹙，随即冷笑出声。</w:t>
      </w:r>
    </w:p>
    <w:p w14:paraId="7A3BCC6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OS：（满脸无语，心底嗤笑）这遗诏尽是昏招，削我</w:t>
      </w:r>
      <w:r>
        <w:rPr>
          <w:rFonts w:hint="eastAsia"/>
          <w:color w:val="auto"/>
          <w:sz w:val="24"/>
          <w:lang w:val="en-US" w:eastAsia="zh-CN"/>
        </w:rPr>
        <w:t>宸王</w:t>
      </w:r>
      <w:r>
        <w:rPr>
          <w:rFonts w:hint="default"/>
          <w:color w:val="auto"/>
          <w:sz w:val="24"/>
          <w:lang w:val="en-US" w:eastAsia="zh-CN"/>
        </w:rPr>
        <w:t>爵位、分兵权掣肘、逼宫御殉葬，还妄图用秘药控臣，简直荒唐至极，痴心妄想！</w:t>
      </w:r>
    </w:p>
    <w:p w14:paraId="6B8F69E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面色骤冷，指尖发力，双手将遗诏狠狠撕成碎片，纸屑散落一地，眼神冷厉</w:t>
      </w:r>
    </w:p>
    <w:p w14:paraId="02CF82E9">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：（抬眼看向暗卫乙，语气笃定）仿陛下字迹，按我所言书写新遗诏。</w:t>
      </w:r>
    </w:p>
    <w:p w14:paraId="264A7756">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△暗卫乙落笔如飞，字迹与女帝分毫不差</w:t>
      </w:r>
      <w:r>
        <w:rPr>
          <w:rFonts w:hint="eastAsia"/>
          <w:color w:val="auto"/>
          <w:sz w:val="24"/>
          <w:lang w:val="en-US" w:eastAsia="zh-CN"/>
        </w:rPr>
        <w:t>。</w:t>
      </w:r>
    </w:p>
    <w:p w14:paraId="29602B0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△一刻钟后，新诏拟成，</w:t>
      </w:r>
      <w:r>
        <w:rPr>
          <w:rFonts w:hint="eastAsia"/>
          <w:color w:val="auto"/>
          <w:sz w:val="24"/>
          <w:lang w:val="en-US" w:eastAsia="zh-CN"/>
        </w:rPr>
        <w:t>凤昭</w:t>
      </w:r>
      <w:r>
        <w:rPr>
          <w:rFonts w:hint="default"/>
          <w:color w:val="auto"/>
          <w:sz w:val="24"/>
          <w:lang w:val="en-US" w:eastAsia="zh-CN"/>
        </w:rPr>
        <w:t>接过审视，唇角微扬，露出满意神色。</w:t>
      </w:r>
    </w:p>
    <w:p w14:paraId="5F87097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OS：</w:t>
      </w:r>
      <w:r>
        <w:rPr>
          <w:rFonts w:hint="eastAsia"/>
          <w:color w:val="auto"/>
          <w:sz w:val="24"/>
          <w:lang w:val="en-US" w:eastAsia="zh-CN"/>
        </w:rPr>
        <w:t>夜</w:t>
      </w:r>
      <w:r>
        <w:rPr>
          <w:rFonts w:hint="default"/>
          <w:color w:val="auto"/>
          <w:sz w:val="24"/>
          <w:lang w:val="en-US" w:eastAsia="zh-CN"/>
        </w:rPr>
        <w:t>氏世代守江山本无大过，可女帝自私狠绝，妄图掌控一切，如今这大局，早已</w:t>
      </w:r>
      <w:r>
        <w:rPr>
          <w:rFonts w:hint="eastAsia"/>
          <w:color w:val="auto"/>
          <w:sz w:val="24"/>
          <w:lang w:val="en-US" w:eastAsia="zh-CN"/>
        </w:rPr>
        <w:t>不在夜氏手中</w:t>
      </w:r>
      <w:r>
        <w:rPr>
          <w:rFonts w:hint="default"/>
          <w:color w:val="auto"/>
          <w:sz w:val="24"/>
          <w:lang w:val="en-US" w:eastAsia="zh-CN"/>
        </w:rPr>
        <w:t>。</w:t>
      </w:r>
    </w:p>
    <w:p w14:paraId="28985031">
      <w:pPr>
        <w:bidi w:val="0"/>
        <w:adjustRightInd w:val="0"/>
        <w:snapToGrid w:val="0"/>
        <w:spacing w:beforeLines="0" w:afterLines="0" w:line="360" w:lineRule="auto"/>
        <w:jc w:val="left"/>
        <w:rPr>
          <w:rFonts w:hint="default"/>
          <w:color w:val="auto"/>
          <w:sz w:val="24"/>
          <w:lang w:val="en-US" w:eastAsia="zh-CN"/>
        </w:rPr>
      </w:pPr>
    </w:p>
    <w:p w14:paraId="0DF03EC7">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5</w:t>
      </w:r>
      <w:r>
        <w:rPr>
          <w:rFonts w:hint="eastAsia"/>
          <w:color w:val="auto"/>
          <w:sz w:val="24"/>
          <w:u w:val="single"/>
          <w:lang w:val="en-US" w:eastAsia="zh-CN"/>
        </w:rPr>
        <w:t>-2 日 内 宸王府书房</w:t>
      </w:r>
    </w:p>
    <w:p w14:paraId="03A9DD6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返回</w:t>
      </w:r>
      <w:r>
        <w:rPr>
          <w:rFonts w:hint="eastAsia"/>
          <w:color w:val="auto"/>
          <w:sz w:val="24"/>
          <w:lang w:val="en-US" w:eastAsia="zh-CN"/>
        </w:rPr>
        <w:t>宸王</w:t>
      </w:r>
      <w:r>
        <w:rPr>
          <w:rFonts w:hint="default"/>
          <w:color w:val="auto"/>
          <w:sz w:val="24"/>
          <w:lang w:val="en-US" w:eastAsia="zh-CN"/>
        </w:rPr>
        <w:t>府，刚踏入府内，</w:t>
      </w:r>
      <w:r>
        <w:rPr>
          <w:rFonts w:hint="eastAsia"/>
          <w:color w:val="auto"/>
          <w:sz w:val="24"/>
          <w:lang w:val="en-US" w:eastAsia="zh-CN"/>
        </w:rPr>
        <w:t>月弦</w:t>
      </w:r>
      <w:r>
        <w:rPr>
          <w:rFonts w:hint="default"/>
          <w:color w:val="auto"/>
          <w:sz w:val="24"/>
          <w:lang w:val="en-US" w:eastAsia="zh-CN"/>
        </w:rPr>
        <w:t>、</w:t>
      </w:r>
      <w:r>
        <w:rPr>
          <w:rFonts w:hint="eastAsia"/>
          <w:color w:val="auto"/>
          <w:sz w:val="24"/>
          <w:lang w:val="en-US" w:eastAsia="zh-CN"/>
        </w:rPr>
        <w:t>星云</w:t>
      </w:r>
      <w:r>
        <w:rPr>
          <w:rFonts w:hint="default"/>
          <w:color w:val="auto"/>
          <w:sz w:val="24"/>
          <w:lang w:val="en-US" w:eastAsia="zh-CN"/>
        </w:rPr>
        <w:t>便一左一右快步上前，神色焦急又带着喜意，不由分说拉着她走。</w:t>
      </w:r>
    </w:p>
    <w:p w14:paraId="5D4F42B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：（语气急切，语速飞快）殿下，一切如您所料！被俘细作招供，幕后主使正是</w:t>
      </w:r>
      <w:r>
        <w:rPr>
          <w:rFonts w:hint="eastAsia"/>
          <w:color w:val="auto"/>
          <w:sz w:val="24"/>
          <w:lang w:val="en-US" w:eastAsia="zh-CN"/>
        </w:rPr>
        <w:t>凤凛川</w:t>
      </w:r>
      <w:r>
        <w:rPr>
          <w:rFonts w:hint="default"/>
          <w:color w:val="auto"/>
          <w:sz w:val="24"/>
          <w:lang w:val="en-US" w:eastAsia="zh-CN"/>
        </w:rPr>
        <w:t>！</w:t>
      </w:r>
    </w:p>
    <w:p w14:paraId="1180B4A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星云</w:t>
      </w:r>
      <w:r>
        <w:rPr>
          <w:rFonts w:hint="default"/>
          <w:color w:val="auto"/>
          <w:sz w:val="24"/>
          <w:lang w:val="en-US" w:eastAsia="zh-CN"/>
        </w:rPr>
        <w:t>：（紧接着开口，补充秘讯）他勾结</w:t>
      </w:r>
      <w:r>
        <w:rPr>
          <w:rFonts w:hint="eastAsia"/>
          <w:color w:val="auto"/>
          <w:sz w:val="24"/>
          <w:lang w:val="en-US" w:eastAsia="zh-CN"/>
        </w:rPr>
        <w:t>三皇女</w:t>
      </w:r>
      <w:r>
        <w:rPr>
          <w:rFonts w:hint="default"/>
          <w:color w:val="auto"/>
          <w:sz w:val="24"/>
          <w:lang w:val="en-US" w:eastAsia="zh-CN"/>
        </w:rPr>
        <w:t>，暗联七皇女妄图撺掇四皇女，借拥立新君之名举兵谋反，夺爵夺权，欲置殿下于死地！</w:t>
      </w:r>
    </w:p>
    <w:p w14:paraId="74071A9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端坐主位，指尖轻叩紫檀案几，节奏舒缓，半垂眼睫若有所思，叩击声骤然停下，发出清脆一声响。</w:t>
      </w:r>
    </w:p>
    <w:p w14:paraId="326D8B8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：（唇角勾起冷冽弧度，眼神无半分笑意）</w:t>
      </w:r>
      <w:r>
        <w:rPr>
          <w:rFonts w:hint="eastAsia"/>
          <w:color w:val="auto"/>
          <w:sz w:val="24"/>
          <w:lang w:val="en-US" w:eastAsia="zh-CN"/>
        </w:rPr>
        <w:t>凤凛川</w:t>
      </w:r>
      <w:r>
        <w:rPr>
          <w:rFonts w:hint="default"/>
          <w:color w:val="auto"/>
          <w:sz w:val="24"/>
          <w:lang w:val="en-US" w:eastAsia="zh-CN"/>
        </w:rPr>
        <w:t>野心勃勃，有勇有谋，倒是个值得正视的对手，既他想破釜沉舟，便索性设局，引他</w:t>
      </w:r>
      <w:r>
        <w:rPr>
          <w:rFonts w:hint="eastAsia"/>
          <w:color w:val="auto"/>
          <w:sz w:val="24"/>
          <w:lang w:val="en-US" w:eastAsia="zh-CN"/>
        </w:rPr>
        <w:t>出洞</w:t>
      </w:r>
      <w:r>
        <w:rPr>
          <w:rFonts w:hint="default"/>
          <w:color w:val="auto"/>
          <w:sz w:val="24"/>
          <w:lang w:val="en-US" w:eastAsia="zh-CN"/>
        </w:rPr>
        <w:t>。</w:t>
      </w:r>
    </w:p>
    <w:p w14:paraId="68A4F48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：（抬眼看向二人，语气沉稳果决）吩咐下去，继续监视诸位皇女，不必阻拦其行动，只需实时掌控动向，速传情报。</w:t>
      </w:r>
    </w:p>
    <w:p w14:paraId="74E9E50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月弦</w:t>
      </w:r>
      <w:r>
        <w:rPr>
          <w:rFonts w:hint="default"/>
          <w:color w:val="auto"/>
          <w:sz w:val="24"/>
          <w:lang w:val="en-US" w:eastAsia="zh-CN"/>
        </w:rPr>
        <w:t>、</w:t>
      </w:r>
      <w:r>
        <w:rPr>
          <w:rFonts w:hint="eastAsia"/>
          <w:color w:val="auto"/>
          <w:sz w:val="24"/>
          <w:lang w:val="en-US" w:eastAsia="zh-CN"/>
        </w:rPr>
        <w:t>星云</w:t>
      </w:r>
      <w:r>
        <w:rPr>
          <w:rFonts w:hint="default"/>
          <w:color w:val="auto"/>
          <w:sz w:val="24"/>
          <w:lang w:val="en-US" w:eastAsia="zh-CN"/>
        </w:rPr>
        <w:t>：（对视一眼，瞬间会意，齐声领命）属下遵命！</w:t>
      </w:r>
    </w:p>
    <w:p w14:paraId="26D77D1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起身立于案前，周身气场全开，目光锐利如刀</w:t>
      </w:r>
    </w:p>
    <w:p w14:paraId="5BA343E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【结尾卡点】凤昭</w:t>
      </w:r>
      <w:r>
        <w:rPr>
          <w:rFonts w:hint="default"/>
          <w:color w:val="auto"/>
          <w:sz w:val="24"/>
          <w:lang w:val="en-US" w:eastAsia="zh-CN"/>
        </w:rPr>
        <w:t>：既敢谋逆夺权，便让他自投罗网，此番，定将叛党一网打尽，永绝后患！</w:t>
      </w:r>
    </w:p>
    <w:p w14:paraId="6E7CC896">
      <w:pPr>
        <w:bidi w:val="0"/>
        <w:adjustRightInd w:val="0"/>
        <w:snapToGrid w:val="0"/>
        <w:spacing w:beforeLines="0" w:afterLines="0" w:line="360" w:lineRule="auto"/>
        <w:jc w:val="left"/>
        <w:rPr>
          <w:rFonts w:hint="default"/>
          <w:color w:val="auto"/>
          <w:sz w:val="24"/>
          <w:lang w:val="en-US" w:eastAsia="zh-CN"/>
        </w:rPr>
      </w:pPr>
    </w:p>
    <w:p w14:paraId="10439437">
      <w:pPr>
        <w:bidi w:val="0"/>
        <w:adjustRightInd w:val="0"/>
        <w:snapToGrid w:val="0"/>
        <w:spacing w:beforeLines="0" w:afterLines="0" w:line="360" w:lineRule="auto"/>
        <w:jc w:val="left"/>
        <w:rPr>
          <w:rFonts w:hint="default"/>
          <w:color w:val="auto"/>
          <w:sz w:val="24"/>
          <w:lang w:val="en-US" w:eastAsia="zh-CN"/>
        </w:rPr>
      </w:pPr>
    </w:p>
    <w:p w14:paraId="77AB2589">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六</w:t>
      </w:r>
      <w:r>
        <w:rPr>
          <w:rFonts w:hint="eastAsia"/>
          <w:b/>
          <w:bCs/>
          <w:color w:val="auto"/>
          <w:sz w:val="24"/>
          <w:lang w:val="en-US" w:eastAsia="zh-CN"/>
        </w:rPr>
        <w:t>集</w:t>
      </w:r>
      <w:r>
        <w:rPr>
          <w:rFonts w:hint="eastAsia"/>
          <w:color w:val="auto"/>
          <w:sz w:val="24"/>
          <w:lang w:val="en-US" w:eastAsia="zh-CN"/>
        </w:rPr>
        <w:t xml:space="preserve"> </w:t>
      </w:r>
      <w:r>
        <w:rPr>
          <w:rFonts w:hint="default"/>
          <w:color w:val="auto"/>
          <w:sz w:val="24"/>
          <w:lang w:val="en-US" w:eastAsia="zh-CN"/>
        </w:rPr>
        <w:t>雨夜探情</w:t>
      </w:r>
      <w:r>
        <w:rPr>
          <w:rFonts w:hint="eastAsia"/>
          <w:color w:val="auto"/>
          <w:sz w:val="24"/>
          <w:lang w:val="en-US" w:eastAsia="zh-CN"/>
        </w:rPr>
        <w:t xml:space="preserve"> </w:t>
      </w:r>
      <w:r>
        <w:rPr>
          <w:rFonts w:hint="default"/>
          <w:color w:val="auto"/>
          <w:sz w:val="24"/>
          <w:lang w:val="en-US" w:eastAsia="zh-CN"/>
        </w:rPr>
        <w:t>京畿兵变</w:t>
      </w:r>
    </w:p>
    <w:p w14:paraId="4AC0AB82">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6</w:t>
      </w:r>
      <w:r>
        <w:rPr>
          <w:rFonts w:hint="eastAsia"/>
          <w:color w:val="auto"/>
          <w:sz w:val="24"/>
          <w:u w:val="single"/>
          <w:lang w:val="en-US" w:eastAsia="zh-CN"/>
        </w:rPr>
        <w:t>-1 夜 内 宸王府</w:t>
      </w:r>
      <w:r>
        <w:rPr>
          <w:rFonts w:hint="default"/>
          <w:color w:val="auto"/>
          <w:sz w:val="24"/>
          <w:u w:val="single"/>
          <w:lang w:val="en-US" w:eastAsia="zh-CN"/>
        </w:rPr>
        <w:t>内室</w:t>
      </w:r>
    </w:p>
    <w:p w14:paraId="6C2E429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△倾盆大雨彻夜不停，</w:t>
      </w:r>
      <w:r>
        <w:rPr>
          <w:rFonts w:hint="eastAsia"/>
          <w:color w:val="auto"/>
          <w:sz w:val="24"/>
          <w:lang w:val="en-US" w:eastAsia="zh-CN"/>
        </w:rPr>
        <w:t>凤昭</w:t>
      </w:r>
      <w:r>
        <w:rPr>
          <w:rFonts w:hint="default"/>
          <w:color w:val="auto"/>
          <w:sz w:val="24"/>
          <w:lang w:val="en-US" w:eastAsia="zh-CN"/>
        </w:rPr>
        <w:t>躺在床上，被雷雨声扰得难眠，察觉气息后骤然睁眼意。</w:t>
      </w:r>
    </w:p>
    <w:p w14:paraId="1A3BBED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w:t>
      </w:r>
      <w:r>
        <w:rPr>
          <w:rFonts w:hint="eastAsia"/>
          <w:color w:val="auto"/>
          <w:sz w:val="24"/>
          <w:lang w:val="en-US" w:eastAsia="zh-CN"/>
        </w:rPr>
        <w:t>晏惊弦</w:t>
      </w:r>
      <w:r>
        <w:rPr>
          <w:rFonts w:hint="default"/>
          <w:color w:val="auto"/>
          <w:sz w:val="24"/>
          <w:lang w:val="en-US" w:eastAsia="zh-CN"/>
        </w:rPr>
        <w:t>浑身湿透，发丝滴水，像落汤鸡般站在床边，互相推搡，局促不安。</w:t>
      </w:r>
    </w:p>
    <w:p w14:paraId="37FB919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：来做什么？</w:t>
      </w:r>
    </w:p>
    <w:p w14:paraId="5071171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w:t>
      </w:r>
      <w:r>
        <w:rPr>
          <w:rFonts w:hint="eastAsia"/>
          <w:color w:val="auto"/>
          <w:sz w:val="24"/>
          <w:lang w:val="en-US" w:eastAsia="zh-CN"/>
        </w:rPr>
        <w:t>晏惊弦</w:t>
      </w:r>
      <w:r>
        <w:rPr>
          <w:rFonts w:hint="default"/>
          <w:color w:val="auto"/>
          <w:sz w:val="24"/>
          <w:lang w:val="en-US" w:eastAsia="zh-CN"/>
        </w:rPr>
        <w:t>对视一眼，</w:t>
      </w:r>
      <w:r>
        <w:rPr>
          <w:rFonts w:hint="eastAsia"/>
          <w:color w:val="auto"/>
          <w:sz w:val="24"/>
          <w:lang w:val="en-US" w:eastAsia="zh-CN"/>
        </w:rPr>
        <w:t>晏清和</w:t>
      </w:r>
      <w:r>
        <w:rPr>
          <w:rFonts w:hint="default"/>
          <w:color w:val="auto"/>
          <w:sz w:val="24"/>
          <w:lang w:val="en-US" w:eastAsia="zh-CN"/>
        </w:rPr>
        <w:t>从怀中掏出半湿信纸，眼神殷切，略带忐忑。</w:t>
      </w:r>
    </w:p>
    <w:p w14:paraId="44D7DB6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：（声音软糯，眼巴巴望着</w:t>
      </w:r>
      <w:r>
        <w:rPr>
          <w:rFonts w:hint="eastAsia"/>
          <w:color w:val="auto"/>
          <w:sz w:val="24"/>
          <w:lang w:val="en-US" w:eastAsia="zh-CN"/>
        </w:rPr>
        <w:t>凤昭</w:t>
      </w:r>
      <w:r>
        <w:rPr>
          <w:rFonts w:hint="default"/>
          <w:color w:val="auto"/>
          <w:sz w:val="24"/>
          <w:lang w:val="en-US" w:eastAsia="zh-CN"/>
        </w:rPr>
        <w:t>）父亲来信，流放结束，在庆州开了医馆，可没说何时接我们。</w:t>
      </w:r>
    </w:p>
    <w:p w14:paraId="78D017D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：（言简意赅，眼神锐利）殿下知晓此事吗？</w:t>
      </w:r>
    </w:p>
    <w:p w14:paraId="22A23C4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直起身，慵懒靠在床栏，轻描淡写点头，神情淡定。</w:t>
      </w:r>
    </w:p>
    <w:p w14:paraId="1FCA7EF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：我早已知晓，只是近期凤京动荡，外出凶险，才未告知，时机到了自会送你们团聚。</w:t>
      </w:r>
    </w:p>
    <w:p w14:paraId="2057705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忽然走近一步，十分自来熟地坐在</w:t>
      </w:r>
      <w:r>
        <w:rPr>
          <w:rFonts w:hint="eastAsia"/>
          <w:color w:val="auto"/>
          <w:sz w:val="24"/>
          <w:lang w:val="en-US" w:eastAsia="zh-CN"/>
        </w:rPr>
        <w:t>凤昭</w:t>
      </w:r>
      <w:r>
        <w:rPr>
          <w:rFonts w:hint="default"/>
          <w:color w:val="auto"/>
          <w:sz w:val="24"/>
          <w:lang w:val="en-US" w:eastAsia="zh-CN"/>
        </w:rPr>
        <w:t>床边，双眼亮晶晶的，含着一丝笑意乖巧地歪了歪头</w:t>
      </w:r>
    </w:p>
    <w:p w14:paraId="111BCDE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我明白了。</w:t>
      </w:r>
    </w:p>
    <w:p w14:paraId="3D4E6363">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凤昭os</w:t>
      </w:r>
      <w:r>
        <w:rPr>
          <w:rFonts w:hint="default"/>
          <w:color w:val="auto"/>
          <w:sz w:val="24"/>
          <w:lang w:val="en-US" w:eastAsia="zh-CN"/>
        </w:rPr>
        <w:t>：你又明白了？</w:t>
      </w:r>
    </w:p>
    <w:p w14:paraId="3543550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缓缓</w:t>
      </w:r>
      <w:r>
        <w:rPr>
          <w:rFonts w:hint="eastAsia"/>
          <w:color w:val="auto"/>
          <w:sz w:val="24"/>
          <w:lang w:val="en-US" w:eastAsia="zh-CN"/>
        </w:rPr>
        <w:t>揶揄</w:t>
      </w:r>
      <w:r>
        <w:rPr>
          <w:rFonts w:hint="default"/>
          <w:color w:val="auto"/>
          <w:sz w:val="24"/>
          <w:lang w:val="en-US" w:eastAsia="zh-CN"/>
        </w:rPr>
        <w:t>：殿下，原来你舍不得我们啊</w:t>
      </w:r>
      <w:r>
        <w:rPr>
          <w:rFonts w:hint="eastAsia"/>
          <w:color w:val="auto"/>
          <w:sz w:val="24"/>
          <w:lang w:val="en-US" w:eastAsia="zh-CN"/>
        </w:rPr>
        <w:t>~</w:t>
      </w:r>
    </w:p>
    <w:p w14:paraId="00BDD3F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伸出手指抵在对方的额头上，力道很轻却又不容反抗地将人推远了些。</w:t>
      </w:r>
    </w:p>
    <w:p w14:paraId="05A370D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皱了皱眉，开口问道：……能让殿下觉得危险，是凤京要打仗了吗？</w:t>
      </w:r>
    </w:p>
    <w:p w14:paraId="62141E0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收回手指，轻轻笑了一声，颔首道：某种程度上来说，是的。</w:t>
      </w:r>
    </w:p>
    <w:p w14:paraId="55A1B81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晏清和</w:t>
      </w:r>
      <w:r>
        <w:rPr>
          <w:rFonts w:hint="default"/>
          <w:color w:val="auto"/>
          <w:sz w:val="24"/>
          <w:lang w:val="en-US" w:eastAsia="zh-CN"/>
        </w:rPr>
        <w:t>眨了眨眼睛，直接伸手拉住</w:t>
      </w:r>
      <w:r>
        <w:rPr>
          <w:rFonts w:hint="eastAsia"/>
          <w:color w:val="auto"/>
          <w:sz w:val="24"/>
          <w:lang w:val="en-US" w:eastAsia="zh-CN"/>
        </w:rPr>
        <w:t>凤昭</w:t>
      </w:r>
      <w:r>
        <w:rPr>
          <w:rFonts w:hint="default"/>
          <w:color w:val="auto"/>
          <w:sz w:val="24"/>
          <w:lang w:val="en-US" w:eastAsia="zh-CN"/>
        </w:rPr>
        <w:t>的手腕</w:t>
      </w:r>
    </w:p>
    <w:p w14:paraId="36141FE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晏清和</w:t>
      </w:r>
      <w:r>
        <w:rPr>
          <w:rFonts w:hint="default"/>
          <w:color w:val="auto"/>
          <w:sz w:val="24"/>
          <w:lang w:val="en-US" w:eastAsia="zh-CN"/>
        </w:rPr>
        <w:t>：啊，殿下，我有些怕。</w:t>
      </w:r>
    </w:p>
    <w:p w14:paraId="598484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晏惊弦</w:t>
      </w:r>
      <w:r>
        <w:rPr>
          <w:rFonts w:hint="default"/>
          <w:color w:val="auto"/>
          <w:sz w:val="24"/>
          <w:lang w:val="en-US" w:eastAsia="zh-CN"/>
        </w:rPr>
        <w:t>：……睁着眼睛说瞎话</w:t>
      </w:r>
      <w:r>
        <w:rPr>
          <w:rFonts w:hint="eastAsia"/>
          <w:color w:val="auto"/>
          <w:sz w:val="24"/>
          <w:lang w:val="en-US" w:eastAsia="zh-CN"/>
        </w:rPr>
        <w:t>，绿茶</w:t>
      </w:r>
      <w:r>
        <w:rPr>
          <w:rFonts w:hint="default"/>
          <w:color w:val="auto"/>
          <w:sz w:val="24"/>
          <w:lang w:val="en-US" w:eastAsia="zh-CN"/>
        </w:rPr>
        <w:t>。</w:t>
      </w:r>
    </w:p>
    <w:p w14:paraId="29FBF98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并没有急着抽回手腕，意味深长地说道：这世上战争最频繁，最杀机四伏的地方，就是京城。时机一到，我会让你们一家团聚。</w:t>
      </w:r>
    </w:p>
    <w:p w14:paraId="7547A18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突然，房门被打开，</w:t>
      </w:r>
      <w:r>
        <w:rPr>
          <w:rFonts w:hint="default"/>
          <w:color w:val="auto"/>
          <w:sz w:val="24"/>
          <w:lang w:val="en-US" w:eastAsia="zh-CN"/>
        </w:rPr>
        <w:t>信使一身狼狈，神情慌乱且悲痛，一来就扑通跪在地上哀戚大喊</w:t>
      </w:r>
    </w:p>
    <w:p w14:paraId="7DBB04E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信使</w:t>
      </w:r>
      <w:r>
        <w:rPr>
          <w:rFonts w:hint="default"/>
          <w:color w:val="auto"/>
          <w:sz w:val="24"/>
          <w:lang w:val="en-US" w:eastAsia="zh-CN"/>
        </w:rPr>
        <w:t>：殿下！</w:t>
      </w:r>
      <w:r>
        <w:rPr>
          <w:rFonts w:hint="eastAsia"/>
          <w:color w:val="auto"/>
          <w:sz w:val="24"/>
          <w:lang w:val="en-US" w:eastAsia="zh-CN"/>
        </w:rPr>
        <w:t>疏白</w:t>
      </w:r>
      <w:r>
        <w:rPr>
          <w:rFonts w:hint="default"/>
          <w:color w:val="auto"/>
          <w:sz w:val="24"/>
          <w:lang w:val="en-US" w:eastAsia="zh-CN"/>
        </w:rPr>
        <w:t>身中剧毒，如今情况凶险万分，说不得</w:t>
      </w:r>
      <w:r>
        <w:rPr>
          <w:rFonts w:hint="eastAsia"/>
          <w:color w:val="auto"/>
          <w:sz w:val="24"/>
          <w:lang w:val="en-US" w:eastAsia="zh-CN"/>
        </w:rPr>
        <w:t>有性命之忧！望殿下前去看他最后一面</w:t>
      </w:r>
    </w:p>
    <w:p w14:paraId="43ABE39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心头咯噔一跳</w:t>
      </w:r>
      <w:r>
        <w:rPr>
          <w:rFonts w:hint="eastAsia"/>
          <w:color w:val="auto"/>
          <w:sz w:val="24"/>
          <w:lang w:val="en-US" w:eastAsia="zh-CN"/>
        </w:rPr>
        <w:t>os</w:t>
      </w:r>
      <w:r>
        <w:rPr>
          <w:rFonts w:hint="default"/>
          <w:color w:val="auto"/>
          <w:sz w:val="24"/>
          <w:lang w:val="en-US" w:eastAsia="zh-CN"/>
        </w:rPr>
        <w:t>：来了。</w:t>
      </w:r>
      <w:r>
        <w:rPr>
          <w:rFonts w:hint="eastAsia"/>
          <w:color w:val="auto"/>
          <w:sz w:val="24"/>
          <w:lang w:val="en-US" w:eastAsia="zh-CN"/>
        </w:rPr>
        <w:t>凤凛川</w:t>
      </w:r>
      <w:r>
        <w:rPr>
          <w:rFonts w:hint="default"/>
          <w:color w:val="auto"/>
          <w:sz w:val="24"/>
          <w:lang w:val="en-US" w:eastAsia="zh-CN"/>
        </w:rPr>
        <w:t>的调虎离山计，</w:t>
      </w:r>
      <w:r>
        <w:rPr>
          <w:rFonts w:hint="eastAsia"/>
          <w:color w:val="auto"/>
          <w:sz w:val="24"/>
          <w:lang w:val="en-US" w:eastAsia="zh-CN"/>
        </w:rPr>
        <w:t>疏白离开前我们种下同心蛊，如今</w:t>
      </w:r>
      <w:r>
        <w:rPr>
          <w:rFonts w:hint="default"/>
          <w:color w:val="auto"/>
          <w:sz w:val="24"/>
          <w:lang w:val="en-US" w:eastAsia="zh-CN"/>
        </w:rPr>
        <w:t>毫无动静，此信必假</w:t>
      </w:r>
      <w:r>
        <w:rPr>
          <w:rFonts w:hint="eastAsia"/>
          <w:color w:val="auto"/>
          <w:sz w:val="24"/>
          <w:lang w:val="en-US" w:eastAsia="zh-CN"/>
        </w:rPr>
        <w:t>。好戏，要开场了。</w:t>
      </w:r>
    </w:p>
    <w:p w14:paraId="5FEC4E8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凤昭挑眉：好阿，我们即可出发！</w:t>
      </w:r>
    </w:p>
    <w:p w14:paraId="1E104E4A">
      <w:pPr>
        <w:bidi w:val="0"/>
        <w:adjustRightInd w:val="0"/>
        <w:snapToGrid w:val="0"/>
        <w:spacing w:beforeLines="0" w:afterLines="0" w:line="360" w:lineRule="auto"/>
        <w:jc w:val="left"/>
        <w:rPr>
          <w:rFonts w:hint="eastAsia"/>
          <w:color w:val="auto"/>
          <w:sz w:val="24"/>
          <w:lang w:val="en-US" w:eastAsia="zh-CN"/>
        </w:rPr>
      </w:pPr>
    </w:p>
    <w:p w14:paraId="43421A5F">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6</w:t>
      </w:r>
      <w:r>
        <w:rPr>
          <w:rFonts w:hint="eastAsia"/>
          <w:color w:val="auto"/>
          <w:sz w:val="24"/>
          <w:u w:val="single"/>
          <w:lang w:val="en-US" w:eastAsia="zh-CN"/>
        </w:rPr>
        <w:t xml:space="preserve">-2 夜 内 </w:t>
      </w:r>
      <w:r>
        <w:rPr>
          <w:rFonts w:hint="default"/>
          <w:color w:val="auto"/>
          <w:sz w:val="24"/>
          <w:u w:val="single"/>
          <w:lang w:val="en-US" w:eastAsia="zh-CN"/>
        </w:rPr>
        <w:t>茶馆包间内</w:t>
      </w:r>
    </w:p>
    <w:p w14:paraId="338FC68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一身素衣，指尖轻叩桌面，神色阴鸷冷然。</w:t>
      </w:r>
    </w:p>
    <w:p w14:paraId="5C8215B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手下：（躬身禀报，语气恭敬）主子，</w:t>
      </w:r>
      <w:r>
        <w:rPr>
          <w:rFonts w:hint="eastAsia"/>
          <w:color w:val="auto"/>
          <w:sz w:val="24"/>
          <w:lang w:val="en-US" w:eastAsia="zh-CN"/>
        </w:rPr>
        <w:t>凤昭</w:t>
      </w:r>
      <w:r>
        <w:rPr>
          <w:rFonts w:hint="default"/>
          <w:color w:val="auto"/>
          <w:sz w:val="24"/>
          <w:lang w:val="en-US" w:eastAsia="zh-CN"/>
        </w:rPr>
        <w:t>已率部离京，埋伏尽数就位，只等您下令。</w:t>
      </w:r>
    </w:p>
    <w:p w14:paraId="0C7052D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：（冷笑一声，眼神狠戾，野心毕露）</w:t>
      </w:r>
      <w:r>
        <w:rPr>
          <w:rFonts w:hint="eastAsia"/>
          <w:color w:val="auto"/>
          <w:sz w:val="24"/>
          <w:lang w:val="en-US" w:eastAsia="zh-CN"/>
        </w:rPr>
        <w:t>凤昭</w:t>
      </w:r>
      <w:r>
        <w:rPr>
          <w:rFonts w:hint="default"/>
          <w:color w:val="auto"/>
          <w:sz w:val="24"/>
          <w:lang w:val="en-US" w:eastAsia="zh-CN"/>
        </w:rPr>
        <w:t>乃凶兽，不可轻敌，此战生死一线，拿住</w:t>
      </w:r>
      <w:r>
        <w:rPr>
          <w:rFonts w:hint="eastAsia"/>
          <w:color w:val="auto"/>
          <w:sz w:val="24"/>
          <w:lang w:val="en-US" w:eastAsia="zh-CN"/>
        </w:rPr>
        <w:t>洛氏</w:t>
      </w:r>
      <w:r>
        <w:rPr>
          <w:rFonts w:hint="default"/>
          <w:color w:val="auto"/>
          <w:sz w:val="24"/>
          <w:lang w:val="en-US" w:eastAsia="zh-CN"/>
        </w:rPr>
        <w:t>子，掌控筹码，今夜必血流成河！</w:t>
      </w:r>
    </w:p>
    <w:p w14:paraId="1611BE8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抬眼望向窗外，残阳如血，眉头紧锁，面</w:t>
      </w:r>
      <w:r>
        <w:rPr>
          <w:rFonts w:hint="eastAsia"/>
          <w:color w:val="auto"/>
          <w:sz w:val="24"/>
          <w:lang w:val="en-US" w:eastAsia="zh-CN"/>
        </w:rPr>
        <w:t>色复杂</w:t>
      </w:r>
      <w:r>
        <w:rPr>
          <w:rFonts w:hint="default"/>
          <w:color w:val="auto"/>
          <w:sz w:val="24"/>
          <w:lang w:val="en-US" w:eastAsia="zh-CN"/>
        </w:rPr>
        <w:t>。</w:t>
      </w:r>
    </w:p>
    <w:p w14:paraId="7B732D81">
      <w:pPr>
        <w:bidi w:val="0"/>
        <w:adjustRightInd w:val="0"/>
        <w:snapToGrid w:val="0"/>
        <w:spacing w:beforeLines="0" w:afterLines="0" w:line="360" w:lineRule="auto"/>
        <w:jc w:val="left"/>
        <w:rPr>
          <w:rFonts w:hint="default"/>
          <w:color w:val="auto"/>
          <w:sz w:val="24"/>
          <w:lang w:val="en-US" w:eastAsia="zh-CN"/>
        </w:rPr>
      </w:pPr>
    </w:p>
    <w:p w14:paraId="76D5604A">
      <w:pPr>
        <w:bidi w:val="0"/>
        <w:adjustRightInd w:val="0"/>
        <w:snapToGrid w:val="0"/>
        <w:spacing w:beforeLines="0" w:afterLines="0" w:line="360" w:lineRule="auto"/>
        <w:jc w:val="left"/>
        <w:rPr>
          <w:rFonts w:hint="default"/>
          <w:color w:val="auto"/>
          <w:sz w:val="24"/>
          <w:lang w:val="en-US" w:eastAsia="zh-CN"/>
        </w:rPr>
      </w:pPr>
    </w:p>
    <w:p w14:paraId="396CE495">
      <w:pPr>
        <w:bidi w:val="0"/>
        <w:adjustRightInd w:val="0"/>
        <w:snapToGrid w:val="0"/>
        <w:spacing w:beforeLines="0" w:afterLines="0" w:line="360" w:lineRule="auto"/>
        <w:jc w:val="left"/>
        <w:rPr>
          <w:rFonts w:hint="default"/>
          <w:color w:val="auto"/>
          <w:sz w:val="24"/>
          <w:lang w:val="en-US" w:eastAsia="zh-CN"/>
        </w:rPr>
      </w:pPr>
    </w:p>
    <w:p w14:paraId="6C31EBA1">
      <w:pPr>
        <w:bidi w:val="0"/>
        <w:adjustRightInd w:val="0"/>
        <w:snapToGrid w:val="0"/>
        <w:spacing w:beforeLines="0" w:afterLines="0" w:line="360" w:lineRule="auto"/>
        <w:jc w:val="left"/>
        <w:rPr>
          <w:rFonts w:hint="eastAsia"/>
          <w:b/>
          <w:bCs/>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七</w:t>
      </w:r>
      <w:r>
        <w:rPr>
          <w:rFonts w:hint="eastAsia"/>
          <w:b/>
          <w:bCs/>
          <w:color w:val="auto"/>
          <w:sz w:val="24"/>
          <w:lang w:val="en-US" w:eastAsia="zh-CN"/>
        </w:rPr>
        <w:t>集</w:t>
      </w:r>
    </w:p>
    <w:p w14:paraId="0F431FD4">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7</w:t>
      </w:r>
      <w:r>
        <w:rPr>
          <w:rFonts w:hint="eastAsia"/>
          <w:color w:val="auto"/>
          <w:sz w:val="24"/>
          <w:u w:val="single"/>
          <w:lang w:val="en-US" w:eastAsia="zh-CN"/>
        </w:rPr>
        <w:t xml:space="preserve">-1 夜 外 </w:t>
      </w:r>
      <w:r>
        <w:rPr>
          <w:rFonts w:hint="default"/>
          <w:color w:val="auto"/>
          <w:sz w:val="24"/>
          <w:u w:val="single"/>
          <w:lang w:val="en-US" w:eastAsia="zh-CN"/>
        </w:rPr>
        <w:t>凤京街头</w:t>
      </w:r>
    </w:p>
    <w:p w14:paraId="4F38F96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△月黑风高夜，忽然马蹄声震地，火光骤起，喊杀声刺破夜空</w:t>
      </w:r>
      <w:r>
        <w:rPr>
          <w:rFonts w:hint="eastAsia"/>
          <w:color w:val="auto"/>
          <w:sz w:val="24"/>
          <w:lang w:val="en-US" w:eastAsia="zh-CN"/>
        </w:rPr>
        <w:t>，</w:t>
      </w:r>
      <w:r>
        <w:rPr>
          <w:rFonts w:hint="default"/>
          <w:color w:val="auto"/>
          <w:sz w:val="24"/>
          <w:lang w:val="en-US" w:eastAsia="zh-CN"/>
        </w:rPr>
        <w:t>叛军铁骑突袭，直奔皇宫与</w:t>
      </w:r>
      <w:r>
        <w:rPr>
          <w:rFonts w:hint="eastAsia"/>
          <w:color w:val="auto"/>
          <w:sz w:val="24"/>
          <w:lang w:val="en-US" w:eastAsia="zh-CN"/>
        </w:rPr>
        <w:t>宸王</w:t>
      </w:r>
      <w:r>
        <w:rPr>
          <w:rFonts w:hint="default"/>
          <w:color w:val="auto"/>
          <w:sz w:val="24"/>
          <w:lang w:val="en-US" w:eastAsia="zh-CN"/>
        </w:rPr>
        <w:t>府</w:t>
      </w:r>
      <w:r>
        <w:rPr>
          <w:rFonts w:hint="eastAsia"/>
          <w:color w:val="auto"/>
          <w:sz w:val="24"/>
          <w:lang w:val="en-US" w:eastAsia="zh-CN"/>
        </w:rPr>
        <w:t>。</w:t>
      </w:r>
    </w:p>
    <w:p w14:paraId="0E6779C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△刀光剑影，战况惨烈，禁卫军拼死抵抗</w:t>
      </w:r>
      <w:r>
        <w:rPr>
          <w:rFonts w:hint="eastAsia"/>
          <w:color w:val="auto"/>
          <w:sz w:val="24"/>
          <w:lang w:val="en-US" w:eastAsia="zh-CN"/>
        </w:rPr>
        <w:t>。</w:t>
      </w:r>
    </w:p>
    <w:p w14:paraId="4DA121C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△叛军猛攻</w:t>
      </w:r>
      <w:r>
        <w:rPr>
          <w:rFonts w:hint="eastAsia"/>
          <w:color w:val="auto"/>
          <w:sz w:val="24"/>
          <w:lang w:val="en-US" w:eastAsia="zh-CN"/>
        </w:rPr>
        <w:t>宸王</w:t>
      </w:r>
      <w:r>
        <w:rPr>
          <w:rFonts w:hint="default"/>
          <w:color w:val="auto"/>
          <w:sz w:val="24"/>
          <w:lang w:val="en-US" w:eastAsia="zh-CN"/>
        </w:rPr>
        <w:t>府，王府部曲誓死抵抗，久攻不下</w:t>
      </w:r>
    </w:p>
    <w:p w14:paraId="452D7F1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一身染血玄甲，立于阵前，望着</w:t>
      </w:r>
      <w:r>
        <w:rPr>
          <w:rFonts w:hint="eastAsia"/>
          <w:color w:val="auto"/>
          <w:sz w:val="24"/>
          <w:lang w:val="en-US" w:eastAsia="zh-CN"/>
        </w:rPr>
        <w:t>宸王</w:t>
      </w:r>
      <w:r>
        <w:rPr>
          <w:rFonts w:hint="default"/>
          <w:color w:val="auto"/>
          <w:sz w:val="24"/>
          <w:lang w:val="en-US" w:eastAsia="zh-CN"/>
        </w:rPr>
        <w:t>府牌匾，目光深暗。</w:t>
      </w:r>
    </w:p>
    <w:p w14:paraId="3D337B7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副将：（策马上前，低声劝诫）主子，先攻皇宫，敲定大局，再取</w:t>
      </w:r>
      <w:r>
        <w:rPr>
          <w:rFonts w:hint="eastAsia"/>
          <w:color w:val="auto"/>
          <w:sz w:val="24"/>
          <w:lang w:val="en-US" w:eastAsia="zh-CN"/>
        </w:rPr>
        <w:t>宸王</w:t>
      </w:r>
      <w:r>
        <w:rPr>
          <w:rFonts w:hint="default"/>
          <w:color w:val="auto"/>
          <w:sz w:val="24"/>
          <w:lang w:val="en-US" w:eastAsia="zh-CN"/>
        </w:rPr>
        <w:t>府！</w:t>
      </w:r>
    </w:p>
    <w:p w14:paraId="22E354F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：（冷然下令，语气决绝）破晓之前，务必拿下！</w:t>
      </w:r>
    </w:p>
    <w:p w14:paraId="2AA3B0C8">
      <w:pPr>
        <w:bidi w:val="0"/>
        <w:adjustRightInd w:val="0"/>
        <w:snapToGrid w:val="0"/>
        <w:spacing w:beforeLines="0" w:afterLines="0" w:line="360" w:lineRule="auto"/>
        <w:jc w:val="left"/>
        <w:rPr>
          <w:rFonts w:hint="default"/>
          <w:color w:val="auto"/>
          <w:sz w:val="24"/>
          <w:lang w:val="en-US" w:eastAsia="zh-CN"/>
        </w:rPr>
      </w:pPr>
    </w:p>
    <w:p w14:paraId="69C638A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7</w:t>
      </w:r>
      <w:r>
        <w:rPr>
          <w:rFonts w:hint="eastAsia"/>
          <w:color w:val="auto"/>
          <w:sz w:val="24"/>
          <w:u w:val="single"/>
          <w:lang w:val="en-US" w:eastAsia="zh-CN"/>
        </w:rPr>
        <w:t>-2 夜 外 皇宫城门</w:t>
      </w:r>
    </w:p>
    <w:p w14:paraId="4C368BA1">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叛军副将：皇宫已破！胜局已定！冲！</w:t>
      </w:r>
    </w:p>
    <w:p w14:paraId="0622FEE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△皇宫城门被破，叛军涌入，宫墙染血，大势将定。</w:t>
      </w:r>
    </w:p>
    <w:p w14:paraId="2546A2A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望着皇宫方向，声音阴鸷，字字狠厉</w:t>
      </w:r>
    </w:p>
    <w:p w14:paraId="7D52173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凤凛川：凤昭</w:t>
      </w:r>
      <w:r>
        <w:rPr>
          <w:rFonts w:hint="default"/>
          <w:color w:val="auto"/>
          <w:sz w:val="24"/>
          <w:lang w:val="en-US" w:eastAsia="zh-CN"/>
        </w:rPr>
        <w:t>，你中计了！今夜，这</w:t>
      </w:r>
      <w:r>
        <w:rPr>
          <w:rFonts w:hint="eastAsia"/>
          <w:color w:val="auto"/>
          <w:sz w:val="24"/>
          <w:lang w:val="en-US" w:eastAsia="zh-CN"/>
        </w:rPr>
        <w:t>天姒</w:t>
      </w:r>
      <w:r>
        <w:rPr>
          <w:rFonts w:hint="default"/>
          <w:color w:val="auto"/>
          <w:sz w:val="24"/>
          <w:lang w:val="en-US" w:eastAsia="zh-CN"/>
        </w:rPr>
        <w:t>江山，必易主！</w:t>
      </w:r>
    </w:p>
    <w:p w14:paraId="4669C9B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△夜色中忽然铁骑轰鸣，</w:t>
      </w:r>
      <w:r>
        <w:rPr>
          <w:rFonts w:hint="eastAsia"/>
          <w:color w:val="auto"/>
          <w:sz w:val="24"/>
          <w:lang w:val="en-US" w:eastAsia="zh-CN"/>
        </w:rPr>
        <w:t>凤昭</w:t>
      </w:r>
      <w:r>
        <w:rPr>
          <w:rFonts w:hint="default"/>
          <w:color w:val="auto"/>
          <w:sz w:val="24"/>
          <w:lang w:val="en-US" w:eastAsia="zh-CN"/>
        </w:rPr>
        <w:t>身披黑铠，率京郊大军风驰电掣杀回</w:t>
      </w:r>
    </w:p>
    <w:p w14:paraId="6824B4C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马上搭弓，眼神锐利如鹰</w:t>
      </w:r>
    </w:p>
    <w:p w14:paraId="03EA616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琥浑身浴血，手持长刀悍不畏死冲杀，敌兵趁机从背后偷袭劈刀。</w:t>
      </w:r>
    </w:p>
    <w:p w14:paraId="6E8090A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箭矢破空而出，一箭穿颅，将敌兵钉死在墙上。</w:t>
      </w:r>
    </w:p>
    <w:p w14:paraId="32F828E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守卫：（狂喜高呼）殿下回来了！殿下回来了！</w:t>
      </w:r>
    </w:p>
    <w:p w14:paraId="789F701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翻身下马，</w:t>
      </w:r>
      <w:r>
        <w:rPr>
          <w:rFonts w:hint="eastAsia"/>
          <w:color w:val="auto"/>
          <w:sz w:val="24"/>
          <w:lang w:val="en-US" w:eastAsia="zh-CN"/>
        </w:rPr>
        <w:t>秦</w:t>
      </w:r>
      <w:r>
        <w:rPr>
          <w:rFonts w:hint="default"/>
          <w:color w:val="auto"/>
          <w:sz w:val="24"/>
          <w:lang w:val="en-US" w:eastAsia="zh-CN"/>
        </w:rPr>
        <w:t>琥立刻冲到她面前，满身凶戾却眼神亮晶晶邀功。</w:t>
      </w:r>
    </w:p>
    <w:p w14:paraId="4AF75A7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琥：殿下，</w:t>
      </w:r>
      <w:r>
        <w:rPr>
          <w:rFonts w:hint="eastAsia"/>
          <w:color w:val="auto"/>
          <w:sz w:val="24"/>
          <w:lang w:val="en-US" w:eastAsia="zh-CN"/>
        </w:rPr>
        <w:t>宸王府无碍</w:t>
      </w:r>
      <w:r>
        <w:rPr>
          <w:rFonts w:hint="default"/>
          <w:color w:val="auto"/>
          <w:sz w:val="24"/>
          <w:lang w:val="en-US" w:eastAsia="zh-CN"/>
        </w:rPr>
        <w:t>！</w:t>
      </w:r>
    </w:p>
    <w:p w14:paraId="2278AB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：（心头微松，下意识抬手摸了摸他的头，语气沉定）做得好。</w:t>
      </w:r>
      <w:r>
        <w:rPr>
          <w:rFonts w:hint="eastAsia"/>
          <w:color w:val="auto"/>
          <w:sz w:val="24"/>
          <w:lang w:val="en-US" w:eastAsia="zh-CN"/>
        </w:rPr>
        <w:t>走，先随我回府处理伤口</w:t>
      </w:r>
    </w:p>
    <w:p w14:paraId="41D4247E">
      <w:pPr>
        <w:bidi w:val="0"/>
        <w:adjustRightInd w:val="0"/>
        <w:snapToGrid w:val="0"/>
        <w:spacing w:beforeLines="0" w:afterLines="0" w:line="360" w:lineRule="auto"/>
        <w:jc w:val="left"/>
        <w:rPr>
          <w:rFonts w:hint="eastAsia"/>
          <w:color w:val="auto"/>
          <w:sz w:val="24"/>
          <w:lang w:val="en-US" w:eastAsia="zh-CN"/>
        </w:rPr>
      </w:pPr>
    </w:p>
    <w:p w14:paraId="4A3BC77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7</w:t>
      </w:r>
      <w:r>
        <w:rPr>
          <w:rFonts w:hint="eastAsia"/>
          <w:color w:val="auto"/>
          <w:sz w:val="24"/>
          <w:u w:val="single"/>
          <w:lang w:val="en-US" w:eastAsia="zh-CN"/>
        </w:rPr>
        <w:t>-3 夜 外 宸王府门口</w:t>
      </w:r>
    </w:p>
    <w:p w14:paraId="4CE58AB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凤昭刚刚下马，云笙</w:t>
      </w:r>
      <w:r>
        <w:rPr>
          <w:rFonts w:hint="default"/>
          <w:color w:val="auto"/>
          <w:sz w:val="24"/>
          <w:lang w:val="en-US" w:eastAsia="zh-CN"/>
        </w:rPr>
        <w:t>惊慌冲出门，扑到</w:t>
      </w:r>
      <w:r>
        <w:rPr>
          <w:rFonts w:hint="eastAsia"/>
          <w:color w:val="auto"/>
          <w:sz w:val="24"/>
          <w:lang w:val="en-US" w:eastAsia="zh-CN"/>
        </w:rPr>
        <w:t>凤昭</w:t>
      </w:r>
      <w:r>
        <w:rPr>
          <w:rFonts w:hint="default"/>
          <w:color w:val="auto"/>
          <w:sz w:val="24"/>
          <w:lang w:val="en-US" w:eastAsia="zh-CN"/>
        </w:rPr>
        <w:t>身上，脸色惨白，声音发颤。</w:t>
      </w:r>
    </w:p>
    <w:p w14:paraId="55D9997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云笙</w:t>
      </w:r>
      <w:r>
        <w:rPr>
          <w:rFonts w:hint="default"/>
          <w:color w:val="auto"/>
          <w:sz w:val="24"/>
          <w:lang w:val="en-US" w:eastAsia="zh-CN"/>
        </w:rPr>
        <w:t>：殿下！</w:t>
      </w:r>
      <w:r>
        <w:rPr>
          <w:rFonts w:hint="eastAsia"/>
          <w:color w:val="auto"/>
          <w:sz w:val="24"/>
          <w:lang w:val="en-US" w:eastAsia="zh-CN"/>
        </w:rPr>
        <w:t>洛贵君</w:t>
      </w:r>
      <w:r>
        <w:rPr>
          <w:rFonts w:hint="default"/>
          <w:color w:val="auto"/>
          <w:sz w:val="24"/>
          <w:lang w:val="en-US" w:eastAsia="zh-CN"/>
        </w:rPr>
        <w:t>……</w:t>
      </w:r>
      <w:r>
        <w:rPr>
          <w:rFonts w:hint="eastAsia"/>
          <w:color w:val="auto"/>
          <w:sz w:val="24"/>
          <w:lang w:val="en-US" w:eastAsia="zh-CN"/>
        </w:rPr>
        <w:t>洛贵君</w:t>
      </w:r>
      <w:r>
        <w:rPr>
          <w:rFonts w:hint="default"/>
          <w:color w:val="auto"/>
          <w:sz w:val="24"/>
          <w:lang w:val="en-US" w:eastAsia="zh-CN"/>
        </w:rPr>
        <w:t>不见了！贴身侍者全被打晕！</w:t>
      </w:r>
    </w:p>
    <w:p w14:paraId="6BFEFA0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（眉眼骤然一沉，周身寒气暴涨OS</w:t>
      </w:r>
      <w:r>
        <w:rPr>
          <w:rFonts w:hint="eastAsia"/>
          <w:color w:val="auto"/>
          <w:sz w:val="24"/>
          <w:lang w:val="en-US" w:eastAsia="zh-CN"/>
        </w:rPr>
        <w:t>）</w:t>
      </w:r>
      <w:r>
        <w:rPr>
          <w:rFonts w:hint="default"/>
          <w:color w:val="auto"/>
          <w:sz w:val="24"/>
          <w:lang w:val="en-US" w:eastAsia="zh-CN"/>
        </w:rPr>
        <w:t>：中计了！</w:t>
      </w:r>
      <w:r>
        <w:rPr>
          <w:rFonts w:hint="eastAsia"/>
          <w:color w:val="auto"/>
          <w:sz w:val="24"/>
          <w:lang w:val="en-US" w:eastAsia="zh-CN"/>
        </w:rPr>
        <w:t>洛家</w:t>
      </w:r>
      <w:r>
        <w:rPr>
          <w:rFonts w:hint="default"/>
          <w:color w:val="auto"/>
          <w:sz w:val="24"/>
          <w:lang w:val="en-US" w:eastAsia="zh-CN"/>
        </w:rPr>
        <w:t>那边拖了他后腿！</w:t>
      </w:r>
      <w:r>
        <w:rPr>
          <w:rFonts w:hint="eastAsia"/>
          <w:color w:val="auto"/>
          <w:sz w:val="24"/>
          <w:lang w:val="en-US" w:eastAsia="zh-CN"/>
        </w:rPr>
        <w:t>糟糕！洛倾云，是凤凛川的人！？</w:t>
      </w:r>
    </w:p>
    <w:p w14:paraId="254D46B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△信使疾驰而来，翻身跪地禀报。</w:t>
      </w:r>
    </w:p>
    <w:p w14:paraId="0A3DC7C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信使：殿下！</w:t>
      </w:r>
      <w:r>
        <w:rPr>
          <w:rFonts w:hint="eastAsia"/>
          <w:color w:val="auto"/>
          <w:sz w:val="24"/>
          <w:lang w:val="en-US" w:eastAsia="zh-CN"/>
        </w:rPr>
        <w:t>洛总兵</w:t>
      </w:r>
      <w:r>
        <w:rPr>
          <w:rFonts w:hint="default"/>
          <w:color w:val="auto"/>
          <w:sz w:val="24"/>
          <w:lang w:val="en-US" w:eastAsia="zh-CN"/>
        </w:rPr>
        <w:t>、</w:t>
      </w:r>
      <w:r>
        <w:rPr>
          <w:rFonts w:hint="eastAsia"/>
          <w:color w:val="auto"/>
          <w:sz w:val="24"/>
          <w:lang w:val="en-US" w:eastAsia="zh-CN"/>
        </w:rPr>
        <w:t>云相国</w:t>
      </w:r>
      <w:r>
        <w:rPr>
          <w:rFonts w:hint="default"/>
          <w:color w:val="auto"/>
          <w:sz w:val="24"/>
          <w:lang w:val="en-US" w:eastAsia="zh-CN"/>
        </w:rPr>
        <w:t>、</w:t>
      </w:r>
      <w:r>
        <w:rPr>
          <w:rFonts w:hint="eastAsia"/>
          <w:color w:val="auto"/>
          <w:sz w:val="24"/>
          <w:lang w:val="en-US" w:eastAsia="zh-CN"/>
        </w:rPr>
        <w:t>几位皇女</w:t>
      </w:r>
      <w:r>
        <w:rPr>
          <w:rFonts w:hint="default"/>
          <w:color w:val="auto"/>
          <w:sz w:val="24"/>
          <w:lang w:val="en-US" w:eastAsia="zh-CN"/>
        </w:rPr>
        <w:t>皆被擒！</w:t>
      </w:r>
    </w:p>
    <w:p w14:paraId="18373E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：（压下戾气，沉声吩咐）</w:t>
      </w:r>
      <w:r>
        <w:rPr>
          <w:rFonts w:hint="eastAsia"/>
          <w:color w:val="auto"/>
          <w:sz w:val="24"/>
          <w:lang w:val="en-US" w:eastAsia="zh-CN"/>
        </w:rPr>
        <w:t>阿笙</w:t>
      </w:r>
      <w:r>
        <w:rPr>
          <w:rFonts w:hint="default"/>
          <w:color w:val="auto"/>
          <w:sz w:val="24"/>
          <w:lang w:val="en-US" w:eastAsia="zh-CN"/>
        </w:rPr>
        <w:t>，</w:t>
      </w:r>
      <w:r>
        <w:rPr>
          <w:rFonts w:hint="eastAsia"/>
          <w:color w:val="auto"/>
          <w:sz w:val="24"/>
          <w:lang w:val="en-US" w:eastAsia="zh-CN"/>
        </w:rPr>
        <w:t>阿烬</w:t>
      </w:r>
      <w:r>
        <w:rPr>
          <w:rFonts w:hint="default"/>
          <w:color w:val="auto"/>
          <w:sz w:val="24"/>
          <w:lang w:val="en-US" w:eastAsia="zh-CN"/>
        </w:rPr>
        <w:t>回</w:t>
      </w:r>
      <w:r>
        <w:rPr>
          <w:rFonts w:hint="eastAsia"/>
          <w:color w:val="auto"/>
          <w:sz w:val="24"/>
          <w:lang w:val="en-US" w:eastAsia="zh-CN"/>
        </w:rPr>
        <w:t>屋</w:t>
      </w:r>
      <w:r>
        <w:rPr>
          <w:rFonts w:hint="default"/>
          <w:color w:val="auto"/>
          <w:sz w:val="24"/>
          <w:lang w:val="en-US" w:eastAsia="zh-CN"/>
        </w:rPr>
        <w:t>，一步不许出。</w:t>
      </w:r>
      <w:r>
        <w:rPr>
          <w:rFonts w:hint="eastAsia"/>
          <w:color w:val="auto"/>
          <w:sz w:val="24"/>
          <w:lang w:val="en-US" w:eastAsia="zh-CN"/>
        </w:rPr>
        <w:t>等我回来！</w:t>
      </w:r>
    </w:p>
    <w:p w14:paraId="494BA11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利落翻身上马，黑甲铁骑紧随其后，马蹄震天，直奔皇宫。</w:t>
      </w:r>
    </w:p>
    <w:p w14:paraId="0687075E">
      <w:pPr>
        <w:bidi w:val="0"/>
        <w:adjustRightInd w:val="0"/>
        <w:snapToGrid w:val="0"/>
        <w:spacing w:beforeLines="0" w:afterLines="0" w:line="360" w:lineRule="auto"/>
        <w:jc w:val="left"/>
        <w:rPr>
          <w:rFonts w:hint="default"/>
          <w:color w:val="auto"/>
          <w:sz w:val="24"/>
          <w:lang w:val="en-US" w:eastAsia="zh-CN"/>
        </w:rPr>
      </w:pPr>
    </w:p>
    <w:p w14:paraId="07717084">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7</w:t>
      </w:r>
      <w:r>
        <w:rPr>
          <w:rFonts w:hint="eastAsia"/>
          <w:color w:val="auto"/>
          <w:sz w:val="24"/>
          <w:u w:val="single"/>
          <w:lang w:val="en-US" w:eastAsia="zh-CN"/>
        </w:rPr>
        <w:t>-4 黎明 外 皇宫</w:t>
      </w:r>
    </w:p>
    <w:p w14:paraId="41BADC9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△晨光破晓，晴空万里，败兵与</w:t>
      </w:r>
      <w:r>
        <w:rPr>
          <w:rFonts w:hint="eastAsia"/>
          <w:color w:val="auto"/>
          <w:sz w:val="24"/>
          <w:lang w:val="en-US" w:eastAsia="zh-CN"/>
        </w:rPr>
        <w:t>凤昭</w:t>
      </w:r>
      <w:r>
        <w:rPr>
          <w:rFonts w:hint="default"/>
          <w:color w:val="auto"/>
          <w:sz w:val="24"/>
          <w:lang w:val="en-US" w:eastAsia="zh-CN"/>
        </w:rPr>
        <w:t>大军对峙</w:t>
      </w:r>
    </w:p>
    <w:p w14:paraId="4ABAAF0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浑身狼狈，状若疯癫，持刀架在人质颈间，嘶吼威胁。</w:t>
      </w:r>
    </w:p>
    <w:p w14:paraId="14A9B2F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！放我走！否则</w:t>
      </w:r>
      <w:r>
        <w:rPr>
          <w:rFonts w:hint="eastAsia"/>
          <w:color w:val="auto"/>
          <w:sz w:val="24"/>
          <w:lang w:val="en-US" w:eastAsia="zh-CN"/>
        </w:rPr>
        <w:t>，我要他们</w:t>
      </w:r>
      <w:r>
        <w:rPr>
          <w:rFonts w:hint="default"/>
          <w:color w:val="auto"/>
          <w:sz w:val="24"/>
          <w:lang w:val="en-US" w:eastAsia="zh-CN"/>
        </w:rPr>
        <w:t>全部</w:t>
      </w:r>
      <w:r>
        <w:rPr>
          <w:rFonts w:hint="eastAsia"/>
          <w:color w:val="auto"/>
          <w:sz w:val="24"/>
          <w:lang w:val="en-US" w:eastAsia="zh-CN"/>
        </w:rPr>
        <w:t>给我</w:t>
      </w:r>
      <w:r>
        <w:rPr>
          <w:rFonts w:hint="default"/>
          <w:color w:val="auto"/>
          <w:sz w:val="24"/>
          <w:lang w:val="en-US" w:eastAsia="zh-CN"/>
        </w:rPr>
        <w:t>陪葬！</w:t>
      </w:r>
    </w:p>
    <w:p w14:paraId="1EF992C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夜灵犀挣脱绑着自己的副将：凤凛川！你背叛我！？</w:t>
      </w:r>
    </w:p>
    <w:p w14:paraId="4141751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凤凛川斜睨不屑一笑：背叛？夜灵犀，一个弃子也敢质问我</w:t>
      </w:r>
    </w:p>
    <w:p w14:paraId="4DB41E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夜灵犀脱离跌落在地，不可置信喃喃：我。被弃了？</w:t>
      </w:r>
    </w:p>
    <w:p w14:paraId="448F62F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策马而立，玄衣染血，神色冷冽如冰，</w:t>
      </w:r>
      <w:r>
        <w:rPr>
          <w:rFonts w:hint="eastAsia"/>
          <w:color w:val="auto"/>
          <w:sz w:val="24"/>
          <w:lang w:val="en-US" w:eastAsia="zh-CN"/>
        </w:rPr>
        <w:t>环视众人（云相国，三皇女，四皇女），</w:t>
      </w:r>
      <w:r>
        <w:rPr>
          <w:rFonts w:hint="default"/>
          <w:color w:val="auto"/>
          <w:sz w:val="24"/>
          <w:lang w:val="en-US" w:eastAsia="zh-CN"/>
        </w:rPr>
        <w:t>无半分动摇，抬手轻挥</w:t>
      </w:r>
    </w:p>
    <w:p w14:paraId="4ED9672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月弦</w:t>
      </w:r>
      <w:r>
        <w:rPr>
          <w:rFonts w:hint="default"/>
          <w:color w:val="auto"/>
          <w:sz w:val="24"/>
          <w:lang w:val="en-US" w:eastAsia="zh-CN"/>
        </w:rPr>
        <w:t>、</w:t>
      </w:r>
      <w:r>
        <w:rPr>
          <w:rFonts w:hint="eastAsia"/>
          <w:color w:val="auto"/>
          <w:sz w:val="24"/>
          <w:lang w:val="en-US" w:eastAsia="zh-CN"/>
        </w:rPr>
        <w:t>星云</w:t>
      </w:r>
      <w:r>
        <w:rPr>
          <w:rFonts w:hint="default"/>
          <w:color w:val="auto"/>
          <w:sz w:val="24"/>
          <w:lang w:val="en-US" w:eastAsia="zh-CN"/>
        </w:rPr>
        <w:t>同步挥刀，两颗副将人头落地，鲜血飞溅。</w:t>
      </w:r>
    </w:p>
    <w:p w14:paraId="22695AB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：（目眦欲裂，悲愤嘶吼）</w:t>
      </w:r>
      <w:r>
        <w:rPr>
          <w:rFonts w:hint="eastAsia"/>
          <w:color w:val="auto"/>
          <w:sz w:val="24"/>
          <w:lang w:val="en-US" w:eastAsia="zh-CN"/>
        </w:rPr>
        <w:t>凤昭</w:t>
      </w:r>
      <w:r>
        <w:rPr>
          <w:rFonts w:hint="default"/>
          <w:color w:val="auto"/>
          <w:sz w:val="24"/>
          <w:lang w:val="en-US" w:eastAsia="zh-CN"/>
        </w:rPr>
        <w:t>——！</w:t>
      </w:r>
    </w:p>
    <w:p w14:paraId="563E9C3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抬眸，目光如刀，语气淡漠却杀意滔天</w:t>
      </w:r>
    </w:p>
    <w:p w14:paraId="755AD84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，今天，</w:t>
      </w:r>
      <w:r>
        <w:rPr>
          <w:rFonts w:hint="eastAsia"/>
          <w:color w:val="auto"/>
          <w:sz w:val="24"/>
          <w:lang w:val="en-US" w:eastAsia="zh-CN"/>
        </w:rPr>
        <w:t>你别想活着出去</w:t>
      </w:r>
      <w:r>
        <w:rPr>
          <w:rFonts w:hint="default"/>
          <w:color w:val="auto"/>
          <w:sz w:val="24"/>
          <w:lang w:val="en-US" w:eastAsia="zh-CN"/>
        </w:rPr>
        <w:t>！</w:t>
      </w:r>
    </w:p>
    <w:p w14:paraId="00132DD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【结尾卡点】凤凛川面露愠怒，片刻后大笑：哈哈哈哈哈哈，凤昭，这些人你不在乎，那，他呢</w:t>
      </w:r>
    </w:p>
    <w:p w14:paraId="6721C31F">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说话间将洛倾澜拉出</w:t>
      </w:r>
    </w:p>
    <w:p w14:paraId="1192314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凤昭：倾澜！！！</w:t>
      </w:r>
    </w:p>
    <w:p w14:paraId="25847F40">
      <w:pPr>
        <w:bidi w:val="0"/>
        <w:adjustRightInd w:val="0"/>
        <w:snapToGrid w:val="0"/>
        <w:spacing w:beforeLines="0" w:afterLines="0" w:line="360" w:lineRule="auto"/>
        <w:jc w:val="left"/>
        <w:rPr>
          <w:rFonts w:hint="eastAsia"/>
          <w:color w:val="auto"/>
          <w:sz w:val="24"/>
          <w:lang w:val="en-US" w:eastAsia="zh-CN"/>
        </w:rPr>
      </w:pPr>
    </w:p>
    <w:p w14:paraId="05481E63">
      <w:pPr>
        <w:bidi w:val="0"/>
        <w:adjustRightInd w:val="0"/>
        <w:snapToGrid w:val="0"/>
        <w:spacing w:beforeLines="0" w:afterLines="0" w:line="360" w:lineRule="auto"/>
        <w:jc w:val="left"/>
        <w:rPr>
          <w:rFonts w:hint="eastAsia"/>
          <w:color w:val="auto"/>
          <w:sz w:val="24"/>
          <w:lang w:val="en-US" w:eastAsia="zh-CN"/>
        </w:rPr>
      </w:pPr>
    </w:p>
    <w:p w14:paraId="75F28512">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八</w:t>
      </w:r>
      <w:r>
        <w:rPr>
          <w:rFonts w:hint="eastAsia"/>
          <w:b/>
          <w:bCs/>
          <w:color w:val="auto"/>
          <w:sz w:val="24"/>
          <w:lang w:val="en-US" w:eastAsia="zh-CN"/>
        </w:rPr>
        <w:t>集</w:t>
      </w:r>
      <w:r>
        <w:rPr>
          <w:rFonts w:hint="eastAsia"/>
          <w:color w:val="auto"/>
          <w:sz w:val="24"/>
          <w:lang w:val="en-US" w:eastAsia="zh-CN"/>
        </w:rPr>
        <w:t xml:space="preserve"> 血溅宫阙 怒斩逆贼</w:t>
      </w:r>
    </w:p>
    <w:p w14:paraId="32EA97A5">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8</w:t>
      </w:r>
      <w:r>
        <w:rPr>
          <w:rFonts w:hint="eastAsia"/>
          <w:color w:val="auto"/>
          <w:sz w:val="24"/>
          <w:u w:val="single"/>
          <w:lang w:val="en-US" w:eastAsia="zh-CN"/>
        </w:rPr>
        <w:t>-1 黎明 外 皇宫</w:t>
      </w:r>
    </w:p>
    <w:p w14:paraId="4589240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神色狰狞：你心心念念的王君就在这里，让他死在你面前，如何？</w:t>
      </w:r>
    </w:p>
    <w:p w14:paraId="046C7D0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△他拿着兵刃冲</w:t>
      </w:r>
      <w:r>
        <w:rPr>
          <w:rFonts w:hint="eastAsia"/>
          <w:color w:val="auto"/>
          <w:sz w:val="24"/>
          <w:lang w:val="en-US" w:eastAsia="zh-CN"/>
        </w:rPr>
        <w:t>洛倾澜</w:t>
      </w:r>
      <w:r>
        <w:rPr>
          <w:rFonts w:hint="default"/>
          <w:color w:val="auto"/>
          <w:sz w:val="24"/>
          <w:lang w:val="en-US" w:eastAsia="zh-CN"/>
        </w:rPr>
        <w:t>上下比划。</w:t>
      </w:r>
    </w:p>
    <w:p w14:paraId="24AB47C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翻身下马，整个军队都随着她的动作一起逼近了一步，压迫感十足</w:t>
      </w:r>
    </w:p>
    <w:p w14:paraId="03FFBC8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放了他，我留你全尸。</w:t>
      </w:r>
    </w:p>
    <w:p w14:paraId="3DE1D345">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挑衅道：堂堂</w:t>
      </w:r>
      <w:r>
        <w:rPr>
          <w:rFonts w:hint="eastAsia"/>
          <w:color w:val="auto"/>
          <w:sz w:val="24"/>
          <w:lang w:val="en-US" w:eastAsia="zh-CN"/>
        </w:rPr>
        <w:t>凤氏宸王</w:t>
      </w:r>
      <w:r>
        <w:rPr>
          <w:rFonts w:hint="default"/>
          <w:color w:val="auto"/>
          <w:sz w:val="24"/>
          <w:lang w:val="en-US" w:eastAsia="zh-CN"/>
        </w:rPr>
        <w:t>，如今真是被训成了一条好狗啊，怎么，为了你的</w:t>
      </w:r>
      <w:r>
        <w:rPr>
          <w:rFonts w:hint="eastAsia"/>
          <w:color w:val="auto"/>
          <w:sz w:val="24"/>
          <w:lang w:val="en-US" w:eastAsia="zh-CN"/>
        </w:rPr>
        <w:t>天姒朝</w:t>
      </w:r>
      <w:r>
        <w:rPr>
          <w:rFonts w:hint="default"/>
          <w:color w:val="auto"/>
          <w:sz w:val="24"/>
          <w:lang w:val="en-US" w:eastAsia="zh-CN"/>
        </w:rPr>
        <w:t>，连</w:t>
      </w:r>
      <w:r>
        <w:rPr>
          <w:rFonts w:hint="eastAsia"/>
          <w:color w:val="auto"/>
          <w:sz w:val="24"/>
          <w:lang w:val="en-US" w:eastAsia="zh-CN"/>
        </w:rPr>
        <w:t>喜欢的人</w:t>
      </w:r>
      <w:r>
        <w:rPr>
          <w:rFonts w:hint="default"/>
          <w:color w:val="auto"/>
          <w:sz w:val="24"/>
          <w:lang w:val="en-US" w:eastAsia="zh-CN"/>
        </w:rPr>
        <w:t>都可以抛弃吗？</w:t>
      </w:r>
      <w:r>
        <w:rPr>
          <w:rFonts w:hint="eastAsia"/>
          <w:color w:val="auto"/>
          <w:sz w:val="24"/>
          <w:lang w:val="en-US" w:eastAsia="zh-CN"/>
        </w:rPr>
        <w:t>凤昭</w:t>
      </w:r>
      <w:r>
        <w:rPr>
          <w:rFonts w:hint="default"/>
          <w:color w:val="auto"/>
          <w:sz w:val="24"/>
          <w:lang w:val="en-US" w:eastAsia="zh-CN"/>
        </w:rPr>
        <w:t>，你贱不贱啊。</w:t>
      </w:r>
    </w:p>
    <w:p w14:paraId="16AF867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△此言话音刚落，</w:t>
      </w:r>
      <w:r>
        <w:rPr>
          <w:rFonts w:hint="eastAsia"/>
          <w:color w:val="auto"/>
          <w:sz w:val="24"/>
          <w:lang w:val="en-US" w:eastAsia="zh-CN"/>
        </w:rPr>
        <w:t>凤昭</w:t>
      </w:r>
      <w:r>
        <w:rPr>
          <w:rFonts w:hint="default"/>
          <w:color w:val="auto"/>
          <w:sz w:val="24"/>
          <w:lang w:val="en-US" w:eastAsia="zh-CN"/>
        </w:rPr>
        <w:t>都还没反应呢，站在</w:t>
      </w:r>
      <w:r>
        <w:rPr>
          <w:rFonts w:hint="eastAsia"/>
          <w:color w:val="auto"/>
          <w:sz w:val="24"/>
          <w:lang w:val="en-US" w:eastAsia="zh-CN"/>
        </w:rPr>
        <w:t>凤凛川</w:t>
      </w:r>
      <w:r>
        <w:rPr>
          <w:rFonts w:hint="default"/>
          <w:color w:val="auto"/>
          <w:sz w:val="24"/>
          <w:lang w:val="en-US" w:eastAsia="zh-CN"/>
        </w:rPr>
        <w:t>身边的</w:t>
      </w:r>
      <w:r>
        <w:rPr>
          <w:rFonts w:hint="eastAsia"/>
          <w:color w:val="auto"/>
          <w:sz w:val="24"/>
          <w:lang w:val="en-US" w:eastAsia="zh-CN"/>
        </w:rPr>
        <w:t>洛倾澜</w:t>
      </w:r>
      <w:r>
        <w:rPr>
          <w:rFonts w:hint="default"/>
          <w:color w:val="auto"/>
          <w:sz w:val="24"/>
          <w:lang w:val="en-US" w:eastAsia="zh-CN"/>
        </w:rPr>
        <w:t>便忽然抬起手，猝不及防地用力甩了他一个响亮的耳光。</w:t>
      </w:r>
    </w:p>
    <w:p w14:paraId="39BF2E8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w:t>
      </w:r>
    </w:p>
    <w:p w14:paraId="00E4FD6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霎时间脸都被打歪了，一下子歪出去踉跄两步。</w:t>
      </w:r>
    </w:p>
    <w:p w14:paraId="5CD676A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一刻未停，迅速反手抽出一个副将的佩剑横在自己的脖子上，动作行云流水一气呵成，让周围反应极快想要冲上来制服他的人顿时震惊僵住。</w:t>
      </w:r>
    </w:p>
    <w:p w14:paraId="52AAC2F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放肆！败家之犬狺狺狂吠，殿下万金之躯，岂是你这种逆贼能污的？满嘴的胡言乱语，无耻之尤！</w:t>
      </w:r>
    </w:p>
    <w:p w14:paraId="28D38F21">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凤凛川：</w:t>
      </w:r>
      <w:r>
        <w:rPr>
          <w:rFonts w:hint="default"/>
          <w:color w:val="auto"/>
          <w:sz w:val="24"/>
          <w:lang w:val="en-US" w:eastAsia="zh-CN"/>
        </w:rPr>
        <w:t>好，好的很，都是疯子……</w:t>
      </w:r>
    </w:p>
    <w:p w14:paraId="36A0270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似有所感，控制不住地上前两步</w:t>
      </w:r>
    </w:p>
    <w:p w14:paraId="4BC2C74F">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厉声喝道：别乱动！她们在我眼中不过一群蝼蚁，比不上你一</w:t>
      </w:r>
      <w:r>
        <w:rPr>
          <w:rFonts w:hint="eastAsia"/>
          <w:color w:val="auto"/>
          <w:sz w:val="24"/>
          <w:lang w:val="en-US" w:eastAsia="zh-CN"/>
        </w:rPr>
        <w:t>分</w:t>
      </w:r>
      <w:r>
        <w:rPr>
          <w:rFonts w:hint="default"/>
          <w:color w:val="auto"/>
          <w:sz w:val="24"/>
          <w:lang w:val="en-US" w:eastAsia="zh-CN"/>
        </w:rPr>
        <w:t>。相信我，我会救你。</w:t>
      </w:r>
    </w:p>
    <w:p w14:paraId="1A0E029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闻言，忽而一笑：殿下不必顾忌！</w:t>
      </w:r>
      <w:r>
        <w:rPr>
          <w:rFonts w:hint="eastAsia"/>
          <w:color w:val="auto"/>
          <w:sz w:val="24"/>
          <w:lang w:val="en-US" w:eastAsia="zh-CN"/>
        </w:rPr>
        <w:t>倾澜</w:t>
      </w:r>
      <w:r>
        <w:rPr>
          <w:rFonts w:hint="default"/>
          <w:color w:val="auto"/>
          <w:sz w:val="24"/>
          <w:lang w:val="en-US" w:eastAsia="zh-CN"/>
        </w:rPr>
        <w:t>无悔！</w:t>
      </w:r>
    </w:p>
    <w:p w14:paraId="50FDFE6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△在</w:t>
      </w:r>
      <w:r>
        <w:rPr>
          <w:rFonts w:hint="eastAsia"/>
          <w:color w:val="auto"/>
          <w:sz w:val="24"/>
          <w:lang w:val="en-US" w:eastAsia="zh-CN"/>
        </w:rPr>
        <w:t>凤昭</w:t>
      </w:r>
      <w:r>
        <w:rPr>
          <w:rFonts w:hint="default"/>
          <w:color w:val="auto"/>
          <w:sz w:val="24"/>
          <w:lang w:val="en-US" w:eastAsia="zh-CN"/>
        </w:rPr>
        <w:t>愣神之际，</w:t>
      </w:r>
      <w:r>
        <w:rPr>
          <w:rFonts w:hint="eastAsia"/>
          <w:color w:val="auto"/>
          <w:sz w:val="24"/>
          <w:lang w:val="en-US" w:eastAsia="zh-CN"/>
        </w:rPr>
        <w:t>洛倾澜</w:t>
      </w:r>
      <w:r>
        <w:rPr>
          <w:rFonts w:hint="default"/>
          <w:color w:val="auto"/>
          <w:sz w:val="24"/>
          <w:lang w:val="en-US" w:eastAsia="zh-CN"/>
        </w:rPr>
        <w:t>毫不犹豫地斜刃引颈，大片血色喷涌而出。</w:t>
      </w:r>
    </w:p>
    <w:p w14:paraId="35D47B7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凤昭向前快步跑去接住即将倒地的洛倾澜</w:t>
      </w:r>
    </w:p>
    <w:p w14:paraId="58FBD2A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身边</w:t>
      </w:r>
      <w:r>
        <w:rPr>
          <w:rFonts w:hint="default"/>
          <w:color w:val="auto"/>
          <w:sz w:val="24"/>
          <w:lang w:val="en-US" w:eastAsia="zh-CN"/>
        </w:rPr>
        <w:t>副将领人怒吼着冲在前面，和负隅顽抗的敌军撞在一起</w:t>
      </w:r>
    </w:p>
    <w:p w14:paraId="5474A94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秦琥：杀！</w:t>
      </w:r>
    </w:p>
    <w:p w14:paraId="13841CD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△前方厮杀惨烈，而</w:t>
      </w:r>
      <w:r>
        <w:rPr>
          <w:rFonts w:hint="eastAsia"/>
          <w:color w:val="auto"/>
          <w:sz w:val="24"/>
          <w:lang w:val="en-US" w:eastAsia="zh-CN"/>
        </w:rPr>
        <w:t>凤昭</w:t>
      </w:r>
      <w:r>
        <w:rPr>
          <w:rFonts w:hint="default"/>
          <w:color w:val="auto"/>
          <w:sz w:val="24"/>
          <w:lang w:val="en-US" w:eastAsia="zh-CN"/>
        </w:rPr>
        <w:t>怀里，</w:t>
      </w:r>
      <w:r>
        <w:rPr>
          <w:rFonts w:hint="eastAsia"/>
          <w:color w:val="auto"/>
          <w:sz w:val="24"/>
          <w:lang w:val="en-US" w:eastAsia="zh-CN"/>
        </w:rPr>
        <w:t>洛倾澜</w:t>
      </w:r>
      <w:r>
        <w:rPr>
          <w:rFonts w:hint="default"/>
          <w:color w:val="auto"/>
          <w:sz w:val="24"/>
          <w:lang w:val="en-US" w:eastAsia="zh-CN"/>
        </w:rPr>
        <w:t>也是一样的鲜血喷涌。</w:t>
      </w:r>
    </w:p>
    <w:p w14:paraId="5D31250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的手已经死死捂住</w:t>
      </w:r>
      <w:r>
        <w:rPr>
          <w:rFonts w:hint="eastAsia"/>
          <w:color w:val="auto"/>
          <w:sz w:val="24"/>
          <w:lang w:val="en-US" w:eastAsia="zh-CN"/>
        </w:rPr>
        <w:t>洛倾澜</w:t>
      </w:r>
      <w:r>
        <w:rPr>
          <w:rFonts w:hint="default"/>
          <w:color w:val="auto"/>
          <w:sz w:val="24"/>
          <w:lang w:val="en-US" w:eastAsia="zh-CN"/>
        </w:rPr>
        <w:t>的伤口上，一只手颤抖着在自己的腰间胡乱摩挲。</w:t>
      </w:r>
    </w:p>
    <w:p w14:paraId="170B258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△他脖颈间一片滚烫，流不尽的液体汩汩涌出，好多血柱似乎在用力顶着她的手，让她的手掌几乎捂不住。</w:t>
      </w:r>
    </w:p>
    <w:p w14:paraId="411DBD4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声音有些哑</w:t>
      </w:r>
      <w:r>
        <w:rPr>
          <w:rFonts w:hint="eastAsia"/>
          <w:color w:val="auto"/>
          <w:sz w:val="24"/>
          <w:lang w:val="en-US" w:eastAsia="zh-CN"/>
        </w:rPr>
        <w:t>：倾澜</w:t>
      </w:r>
      <w:r>
        <w:rPr>
          <w:rFonts w:hint="default"/>
          <w:color w:val="auto"/>
          <w:sz w:val="24"/>
          <w:lang w:val="en-US" w:eastAsia="zh-CN"/>
        </w:rPr>
        <w:t>，</w:t>
      </w:r>
      <w:r>
        <w:rPr>
          <w:rFonts w:hint="eastAsia"/>
          <w:color w:val="auto"/>
          <w:sz w:val="24"/>
          <w:lang w:val="en-US" w:eastAsia="zh-CN"/>
        </w:rPr>
        <w:t>倾澜</w:t>
      </w:r>
      <w:r>
        <w:rPr>
          <w:rFonts w:hint="default"/>
          <w:color w:val="auto"/>
          <w:sz w:val="24"/>
          <w:lang w:val="en-US" w:eastAsia="zh-CN"/>
        </w:rPr>
        <w:t>……别怕，会没事的。</w:t>
      </w:r>
      <w:r>
        <w:rPr>
          <w:rFonts w:hint="eastAsia"/>
          <w:color w:val="auto"/>
          <w:sz w:val="24"/>
          <w:lang w:val="en-US" w:eastAsia="zh-CN"/>
        </w:rPr>
        <w:t>我有药，有药可以救你</w:t>
      </w:r>
    </w:p>
    <w:p w14:paraId="5948895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还没有失去意识，他双眸沉静，温柔又歉疚地伸出手指轻轻摸了摸她的脸颊，声音只剩带着血沫的气音</w:t>
      </w:r>
    </w:p>
    <w:p w14:paraId="4EDDBBB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洛倾澜：</w:t>
      </w:r>
      <w:r>
        <w:rPr>
          <w:rFonts w:hint="default"/>
          <w:color w:val="auto"/>
          <w:sz w:val="24"/>
          <w:lang w:val="en-US" w:eastAsia="zh-CN"/>
        </w:rPr>
        <w:t>殿下，</w:t>
      </w:r>
      <w:r>
        <w:rPr>
          <w:rFonts w:hint="eastAsia"/>
          <w:color w:val="auto"/>
          <w:sz w:val="24"/>
          <w:lang w:val="en-US" w:eastAsia="zh-CN"/>
        </w:rPr>
        <w:t>你来啦</w:t>
      </w:r>
      <w:r>
        <w:rPr>
          <w:rFonts w:hint="default"/>
          <w:color w:val="auto"/>
          <w:sz w:val="24"/>
          <w:lang w:val="en-US" w:eastAsia="zh-CN"/>
        </w:rPr>
        <w:t>……</w:t>
      </w:r>
    </w:p>
    <w:p w14:paraId="635B925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△他唇瓣染血，红得妖异，即便此时已经无法发出声音，唇瓣仍在努力地一张一合</w:t>
      </w:r>
    </w:p>
    <w:p w14:paraId="7E915860">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深吸一口气，轻声道</w:t>
      </w:r>
      <w:r>
        <w:rPr>
          <w:rFonts w:hint="eastAsia"/>
          <w:color w:val="auto"/>
          <w:sz w:val="24"/>
          <w:lang w:val="en-US" w:eastAsia="zh-CN"/>
        </w:rPr>
        <w:t>：</w:t>
      </w:r>
      <w:r>
        <w:rPr>
          <w:rFonts w:hint="default"/>
          <w:color w:val="auto"/>
          <w:sz w:val="24"/>
          <w:lang w:val="en-US" w:eastAsia="zh-CN"/>
        </w:rPr>
        <w:t>撑住。</w:t>
      </w:r>
      <w:r>
        <w:rPr>
          <w:rFonts w:hint="eastAsia"/>
          <w:color w:val="auto"/>
          <w:sz w:val="24"/>
          <w:lang w:val="en-US" w:eastAsia="zh-CN"/>
        </w:rPr>
        <w:t>这是续命丹，你吃了它，一定会没事的</w:t>
      </w:r>
    </w:p>
    <w:p w14:paraId="22FB4E1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直接用手急切又小心地喂进了他的嘴里。</w:t>
      </w:r>
    </w:p>
    <w:p w14:paraId="26F2FA9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△只是</w:t>
      </w:r>
      <w:r>
        <w:rPr>
          <w:rFonts w:hint="eastAsia"/>
          <w:color w:val="auto"/>
          <w:sz w:val="24"/>
          <w:lang w:val="en-US" w:eastAsia="zh-CN"/>
        </w:rPr>
        <w:t>洛倾澜</w:t>
      </w:r>
      <w:r>
        <w:rPr>
          <w:rFonts w:hint="default"/>
          <w:color w:val="auto"/>
          <w:sz w:val="24"/>
          <w:lang w:val="en-US" w:eastAsia="zh-CN"/>
        </w:rPr>
        <w:t>此时的眼眸已经渐渐黯淡下去，好像连吞咽的动作也做不到。</w:t>
      </w:r>
    </w:p>
    <w:p w14:paraId="402C459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控制不住地心跳失序：吃下去，吃下去就好了。</w:t>
      </w:r>
    </w:p>
    <w:p w14:paraId="28B48BA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△可</w:t>
      </w:r>
      <w:r>
        <w:rPr>
          <w:rFonts w:hint="eastAsia"/>
          <w:color w:val="auto"/>
          <w:sz w:val="24"/>
          <w:lang w:val="en-US" w:eastAsia="zh-CN"/>
        </w:rPr>
        <w:t>洛倾澜</w:t>
      </w:r>
      <w:r>
        <w:rPr>
          <w:rFonts w:hint="default"/>
          <w:color w:val="auto"/>
          <w:sz w:val="24"/>
          <w:lang w:val="en-US" w:eastAsia="zh-CN"/>
        </w:rPr>
        <w:t>反而吐出了一口血。</w:t>
      </w:r>
    </w:p>
    <w:p w14:paraId="49FCCCF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凤昭：倾澜</w:t>
      </w:r>
      <w:r>
        <w:rPr>
          <w:rFonts w:hint="default"/>
          <w:color w:val="auto"/>
          <w:sz w:val="24"/>
          <w:lang w:val="en-US" w:eastAsia="zh-CN"/>
        </w:rPr>
        <w:t>，</w:t>
      </w:r>
      <w:r>
        <w:rPr>
          <w:rFonts w:hint="eastAsia"/>
          <w:color w:val="auto"/>
          <w:sz w:val="24"/>
          <w:lang w:val="en-US" w:eastAsia="zh-CN"/>
        </w:rPr>
        <w:t>不，不要，</w:t>
      </w:r>
      <w:r>
        <w:rPr>
          <w:rFonts w:hint="default"/>
          <w:color w:val="auto"/>
          <w:sz w:val="24"/>
          <w:lang w:val="en-US" w:eastAsia="zh-CN"/>
        </w:rPr>
        <w:t>别离开我……</w:t>
      </w:r>
    </w:p>
    <w:p w14:paraId="522570B6">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眼眶发</w:t>
      </w:r>
      <w:r>
        <w:rPr>
          <w:rFonts w:hint="eastAsia"/>
          <w:color w:val="auto"/>
          <w:sz w:val="24"/>
          <w:lang w:val="en-US" w:eastAsia="zh-CN"/>
        </w:rPr>
        <w:t>洪</w:t>
      </w:r>
      <w:r>
        <w:rPr>
          <w:rFonts w:hint="default"/>
          <w:color w:val="auto"/>
          <w:sz w:val="24"/>
          <w:lang w:val="en-US" w:eastAsia="zh-CN"/>
        </w:rPr>
        <w:t>，一滴眼泪刚好落到</w:t>
      </w:r>
      <w:r>
        <w:rPr>
          <w:rFonts w:hint="eastAsia"/>
          <w:color w:val="auto"/>
          <w:sz w:val="24"/>
          <w:lang w:val="en-US" w:eastAsia="zh-CN"/>
        </w:rPr>
        <w:t>洛倾澜</w:t>
      </w:r>
      <w:r>
        <w:rPr>
          <w:rFonts w:hint="default"/>
          <w:color w:val="auto"/>
          <w:sz w:val="24"/>
          <w:lang w:val="en-US" w:eastAsia="zh-CN"/>
        </w:rPr>
        <w:t>的眼角，又顺流而下</w:t>
      </w:r>
    </w:p>
    <w:p w14:paraId="32D267F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洛倾澜</w:t>
      </w:r>
      <w:r>
        <w:rPr>
          <w:rFonts w:hint="default"/>
          <w:color w:val="auto"/>
          <w:sz w:val="24"/>
          <w:lang w:val="en-US" w:eastAsia="zh-CN"/>
        </w:rPr>
        <w:t>尽着最后一力，将</w:t>
      </w:r>
      <w:r>
        <w:rPr>
          <w:rFonts w:hint="eastAsia"/>
          <w:color w:val="auto"/>
          <w:sz w:val="24"/>
          <w:lang w:val="en-US" w:eastAsia="zh-CN"/>
        </w:rPr>
        <w:t>手向凤昭的脸伸去，却没能碰到，下一秒闭眼，手脱力滑落</w:t>
      </w:r>
      <w:r>
        <w:rPr>
          <w:rFonts w:hint="default"/>
          <w:color w:val="auto"/>
          <w:sz w:val="24"/>
          <w:lang w:val="en-US" w:eastAsia="zh-CN"/>
        </w:rPr>
        <w:t>。</w:t>
      </w:r>
    </w:p>
    <w:p w14:paraId="0B02D02B">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△霎时，天地失色，归于沉寂。</w:t>
      </w:r>
    </w:p>
    <w:p w14:paraId="573DBBD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w:t>
      </w:r>
      <w:r>
        <w:rPr>
          <w:rFonts w:hint="default"/>
          <w:color w:val="auto"/>
          <w:sz w:val="24"/>
          <w:lang w:val="en-US" w:eastAsia="zh-CN"/>
        </w:rPr>
        <w:t>滴，</w:t>
      </w:r>
      <w:r>
        <w:rPr>
          <w:rFonts w:hint="eastAsia"/>
          <w:color w:val="auto"/>
          <w:sz w:val="24"/>
          <w:lang w:val="en-US" w:eastAsia="zh-CN"/>
        </w:rPr>
        <w:t>洛倾澜</w:t>
      </w:r>
      <w:r>
        <w:rPr>
          <w:rFonts w:hint="default"/>
          <w:color w:val="auto"/>
          <w:sz w:val="24"/>
          <w:lang w:val="en-US" w:eastAsia="zh-CN"/>
        </w:rPr>
        <w:t>对您达成[海枯石烂]成就！恭喜您获得世界意识额外奖励：一续命丹*1（作用对象不限）】</w:t>
      </w:r>
    </w:p>
    <w:p w14:paraId="21A4B5AD">
      <w:pPr>
        <w:bidi w:val="0"/>
        <w:adjustRightInd w:val="0"/>
        <w:snapToGrid w:val="0"/>
        <w:spacing w:beforeLines="0" w:afterLines="0" w:line="360" w:lineRule="auto"/>
        <w:jc w:val="left"/>
        <w:rPr>
          <w:rFonts w:hint="default"/>
          <w:color w:val="auto"/>
          <w:sz w:val="24"/>
          <w:lang w:val="en-US" w:eastAsia="zh-CN"/>
        </w:rPr>
      </w:pPr>
    </w:p>
    <w:p w14:paraId="60440656">
      <w:pPr>
        <w:bidi w:val="0"/>
        <w:adjustRightInd w:val="0"/>
        <w:snapToGrid w:val="0"/>
        <w:spacing w:beforeLines="0" w:afterLines="0" w:line="360" w:lineRule="auto"/>
        <w:jc w:val="left"/>
        <w:rPr>
          <w:rFonts w:hint="default"/>
          <w:color w:val="auto"/>
          <w:sz w:val="24"/>
          <w:lang w:val="en-US" w:eastAsia="zh-CN"/>
        </w:rPr>
      </w:pPr>
    </w:p>
    <w:p w14:paraId="07723638">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第六十</w:t>
      </w:r>
      <w:r>
        <w:rPr>
          <w:rFonts w:hint="eastAsia"/>
          <w:b/>
          <w:bCs/>
          <w:color w:val="auto"/>
          <w:sz w:val="24"/>
          <w:szCs w:val="24"/>
          <w:lang w:val="en-US" w:eastAsia="zh-CN"/>
        </w:rPr>
        <w:t>九</w:t>
      </w:r>
      <w:r>
        <w:rPr>
          <w:rFonts w:hint="eastAsia"/>
          <w:b/>
          <w:bCs/>
          <w:color w:val="auto"/>
          <w:sz w:val="24"/>
          <w:lang w:val="en-US" w:eastAsia="zh-CN"/>
        </w:rPr>
        <w:t>集</w:t>
      </w:r>
      <w:r>
        <w:rPr>
          <w:rFonts w:hint="eastAsia"/>
          <w:color w:val="auto"/>
          <w:sz w:val="24"/>
          <w:lang w:val="en-US" w:eastAsia="zh-CN"/>
        </w:rPr>
        <w:t xml:space="preserve"> 倾澜之死 血洗叛党</w:t>
      </w:r>
    </w:p>
    <w:p w14:paraId="5808C7A7">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6</w:t>
      </w:r>
      <w:r>
        <w:rPr>
          <w:rFonts w:hint="eastAsia"/>
          <w:color w:val="auto"/>
          <w:sz w:val="24"/>
          <w:szCs w:val="24"/>
          <w:u w:val="single"/>
          <w:lang w:val="en-US" w:eastAsia="zh-CN"/>
        </w:rPr>
        <w:t>9</w:t>
      </w:r>
      <w:r>
        <w:rPr>
          <w:rFonts w:hint="eastAsia"/>
          <w:color w:val="auto"/>
          <w:sz w:val="24"/>
          <w:u w:val="single"/>
          <w:lang w:val="en-US" w:eastAsia="zh-CN"/>
        </w:rPr>
        <w:t>-1 黎明 外 皇宫</w:t>
      </w:r>
    </w:p>
    <w:p w14:paraId="4F740FF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凤昭眼泪瞬间滴落，</w:t>
      </w:r>
      <w:r>
        <w:rPr>
          <w:rFonts w:hint="default"/>
          <w:color w:val="auto"/>
          <w:sz w:val="24"/>
          <w:lang w:val="en-US" w:eastAsia="zh-CN"/>
        </w:rPr>
        <w:t>刚空掉的镂空银制香球里又重新添上了</w:t>
      </w:r>
      <w:r>
        <w:rPr>
          <w:rFonts w:hint="eastAsia"/>
          <w:color w:val="auto"/>
          <w:sz w:val="24"/>
          <w:lang w:val="en-US" w:eastAsia="zh-CN"/>
        </w:rPr>
        <w:t>新药丸</w:t>
      </w:r>
      <w:r>
        <w:rPr>
          <w:rFonts w:hint="default"/>
          <w:color w:val="auto"/>
          <w:sz w:val="24"/>
          <w:lang w:val="en-US" w:eastAsia="zh-CN"/>
        </w:rPr>
        <w:t>，</w:t>
      </w:r>
      <w:r>
        <w:rPr>
          <w:rFonts w:hint="eastAsia"/>
          <w:color w:val="auto"/>
          <w:sz w:val="24"/>
          <w:lang w:val="en-US" w:eastAsia="zh-CN"/>
        </w:rPr>
        <w:t>凤昭举起，目光来回在洛倾澜和药丸上来回</w:t>
      </w:r>
      <w:r>
        <w:rPr>
          <w:rFonts w:hint="default"/>
          <w:color w:val="auto"/>
          <w:sz w:val="24"/>
          <w:lang w:val="en-US" w:eastAsia="zh-CN"/>
        </w:rPr>
        <w:t>。</w:t>
      </w:r>
    </w:p>
    <w:p w14:paraId="25941E0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眼中悲伤被杀气取代，将洛倾澜轻轻放下，抬眼的瞬间提刀起身。</w:t>
      </w:r>
    </w:p>
    <w:p w14:paraId="7C78930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提刀杀入内部，她杀红了眼，拼命地发泄，疯狂收割人头。</w:t>
      </w:r>
    </w:p>
    <w:p w14:paraId="0B5E089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△残军很快落败</w:t>
      </w:r>
      <w:r>
        <w:rPr>
          <w:rFonts w:hint="eastAsia"/>
          <w:color w:val="auto"/>
          <w:sz w:val="24"/>
          <w:lang w:val="en-US" w:eastAsia="zh-CN"/>
        </w:rPr>
        <w:t>，原本立在大殿前的军旗被玄虎军军旗取代</w:t>
      </w:r>
    </w:p>
    <w:p w14:paraId="57062DC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败军副将：宸王殿下，宸王殿下我愿意归降，我--啊！</w:t>
      </w:r>
    </w:p>
    <w:p w14:paraId="4783BA5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下一秒</w:t>
      </w:r>
      <w:r>
        <w:rPr>
          <w:rFonts w:hint="default"/>
          <w:color w:val="auto"/>
          <w:sz w:val="24"/>
          <w:lang w:val="en-US" w:eastAsia="zh-CN"/>
        </w:rPr>
        <w:t>直接被</w:t>
      </w:r>
      <w:r>
        <w:rPr>
          <w:rFonts w:hint="eastAsia"/>
          <w:color w:val="auto"/>
          <w:sz w:val="24"/>
          <w:lang w:val="en-US" w:eastAsia="zh-CN"/>
        </w:rPr>
        <w:t>凤昭</w:t>
      </w:r>
      <w:r>
        <w:rPr>
          <w:rFonts w:hint="default"/>
          <w:color w:val="auto"/>
          <w:sz w:val="24"/>
          <w:lang w:val="en-US" w:eastAsia="zh-CN"/>
        </w:rPr>
        <w:t>一刀枭首，骨碌碌地滚到一排人质面前。</w:t>
      </w:r>
    </w:p>
    <w:p w14:paraId="6059753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凤凛川</w:t>
      </w:r>
      <w:r>
        <w:rPr>
          <w:rFonts w:hint="default"/>
          <w:color w:val="auto"/>
          <w:sz w:val="24"/>
          <w:lang w:val="en-US" w:eastAsia="zh-CN"/>
        </w:rPr>
        <w:t>仰躺在地，胸腔上插了好几把匕首，狼狈无比，却一时没能失去意识，怨毒且不甘地瞪着天空，喉中嗬嗬作响。</w:t>
      </w:r>
    </w:p>
    <w:p w14:paraId="2E0460C2">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就在这一片难得的凝肃中，抓起</w:t>
      </w:r>
      <w:r>
        <w:rPr>
          <w:rFonts w:hint="eastAsia"/>
          <w:color w:val="auto"/>
          <w:sz w:val="24"/>
          <w:lang w:val="en-US" w:eastAsia="zh-CN"/>
        </w:rPr>
        <w:t>凤凛川</w:t>
      </w:r>
      <w:r>
        <w:rPr>
          <w:rFonts w:hint="default"/>
          <w:color w:val="auto"/>
          <w:sz w:val="24"/>
          <w:lang w:val="en-US" w:eastAsia="zh-CN"/>
        </w:rPr>
        <w:t>的头发，将他拖死狗一般拖到一排人质面前，人质中不仅有几个皇女，</w:t>
      </w:r>
      <w:r>
        <w:rPr>
          <w:rFonts w:hint="eastAsia"/>
          <w:color w:val="auto"/>
          <w:sz w:val="24"/>
          <w:lang w:val="en-US" w:eastAsia="zh-CN"/>
        </w:rPr>
        <w:t>云相国</w:t>
      </w:r>
      <w:r>
        <w:rPr>
          <w:rFonts w:hint="default"/>
          <w:color w:val="auto"/>
          <w:sz w:val="24"/>
          <w:lang w:val="en-US" w:eastAsia="zh-CN"/>
        </w:rPr>
        <w:t>，</w:t>
      </w:r>
      <w:r>
        <w:rPr>
          <w:rFonts w:hint="eastAsia"/>
          <w:color w:val="auto"/>
          <w:sz w:val="24"/>
          <w:lang w:val="en-US" w:eastAsia="zh-CN"/>
        </w:rPr>
        <w:t>洛总兵</w:t>
      </w:r>
      <w:r>
        <w:rPr>
          <w:rFonts w:hint="default"/>
          <w:color w:val="auto"/>
          <w:sz w:val="24"/>
          <w:lang w:val="en-US" w:eastAsia="zh-CN"/>
        </w:rPr>
        <w:t>……</w:t>
      </w:r>
    </w:p>
    <w:p w14:paraId="604EFCF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△即使大获全胜，依然没人为她们解绑，而是任由她们屈辱地跪在地上。</w:t>
      </w:r>
    </w:p>
    <w:p w14:paraId="0409EFF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缓缓走到众人身前，当着她们的面削了</w:t>
      </w:r>
      <w:r>
        <w:rPr>
          <w:rFonts w:hint="eastAsia"/>
          <w:color w:val="auto"/>
          <w:sz w:val="24"/>
          <w:lang w:val="en-US" w:eastAsia="zh-CN"/>
        </w:rPr>
        <w:t>凤凛川</w:t>
      </w:r>
      <w:r>
        <w:rPr>
          <w:rFonts w:hint="default"/>
          <w:color w:val="auto"/>
          <w:sz w:val="24"/>
          <w:lang w:val="en-US" w:eastAsia="zh-CN"/>
        </w:rPr>
        <w:t>的脑袋提在手中。</w:t>
      </w:r>
    </w:p>
    <w:p w14:paraId="1F72191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缓步行至</w:t>
      </w:r>
      <w:r>
        <w:rPr>
          <w:rFonts w:hint="eastAsia"/>
          <w:color w:val="auto"/>
          <w:sz w:val="24"/>
          <w:lang w:val="en-US" w:eastAsia="zh-CN"/>
        </w:rPr>
        <w:t>洛总兵</w:t>
      </w:r>
      <w:r>
        <w:rPr>
          <w:rFonts w:hint="default"/>
          <w:color w:val="auto"/>
          <w:sz w:val="24"/>
          <w:lang w:val="en-US" w:eastAsia="zh-CN"/>
        </w:rPr>
        <w:t>面前</w:t>
      </w:r>
      <w:r>
        <w:rPr>
          <w:rFonts w:hint="eastAsia"/>
          <w:color w:val="auto"/>
          <w:sz w:val="24"/>
          <w:lang w:val="en-US" w:eastAsia="zh-CN"/>
        </w:rPr>
        <w:t>：洛总兵</w:t>
      </w:r>
      <w:r>
        <w:rPr>
          <w:rFonts w:hint="default"/>
          <w:color w:val="auto"/>
          <w:sz w:val="24"/>
          <w:lang w:val="en-US" w:eastAsia="zh-CN"/>
        </w:rPr>
        <w:t>，你满意了吗？原本万无一失的局，因为你，白送了一条命。</w:t>
      </w:r>
    </w:p>
    <w:p w14:paraId="1E925947">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洛总兵</w:t>
      </w:r>
      <w:r>
        <w:rPr>
          <w:rFonts w:hint="default"/>
          <w:color w:val="auto"/>
          <w:sz w:val="24"/>
          <w:lang w:val="en-US" w:eastAsia="zh-CN"/>
        </w:rPr>
        <w:t>失魂落魄地喃喃道：</w:t>
      </w:r>
      <w:r>
        <w:rPr>
          <w:rFonts w:hint="eastAsia"/>
          <w:color w:val="auto"/>
          <w:sz w:val="24"/>
          <w:lang w:val="en-US" w:eastAsia="zh-CN"/>
        </w:rPr>
        <w:t>倾澜</w:t>
      </w:r>
      <w:r>
        <w:rPr>
          <w:rFonts w:hint="default"/>
          <w:color w:val="auto"/>
          <w:sz w:val="24"/>
          <w:lang w:val="en-US" w:eastAsia="zh-CN"/>
        </w:rPr>
        <w:t>，</w:t>
      </w:r>
      <w:r>
        <w:rPr>
          <w:rFonts w:hint="eastAsia"/>
          <w:color w:val="auto"/>
          <w:sz w:val="24"/>
          <w:lang w:val="en-US" w:eastAsia="zh-CN"/>
        </w:rPr>
        <w:t>倾澜</w:t>
      </w:r>
      <w:r>
        <w:rPr>
          <w:rFonts w:hint="default"/>
          <w:color w:val="auto"/>
          <w:sz w:val="24"/>
          <w:lang w:val="en-US" w:eastAsia="zh-CN"/>
        </w:rPr>
        <w:t>他……</w:t>
      </w:r>
    </w:p>
    <w:p w14:paraId="2BB6CCBE">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冷冷道：死了。</w:t>
      </w:r>
    </w:p>
    <w:p w14:paraId="57A39D2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洛总兵</w:t>
      </w:r>
      <w:r>
        <w:rPr>
          <w:rFonts w:hint="default"/>
          <w:color w:val="auto"/>
          <w:sz w:val="24"/>
          <w:lang w:val="en-US" w:eastAsia="zh-CN"/>
        </w:rPr>
        <w:t>瞳孔一缩：不可能，不可能！</w:t>
      </w:r>
      <w:r>
        <w:rPr>
          <w:rFonts w:hint="eastAsia"/>
          <w:color w:val="auto"/>
          <w:sz w:val="24"/>
          <w:lang w:val="en-US" w:eastAsia="zh-CN"/>
        </w:rPr>
        <w:t>主公他答应过我的！他明明....啊！</w:t>
      </w:r>
    </w:p>
    <w:p w14:paraId="07B55380">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△就在她想发疯之际，</w:t>
      </w:r>
      <w:r>
        <w:rPr>
          <w:rFonts w:hint="eastAsia"/>
          <w:color w:val="auto"/>
          <w:sz w:val="24"/>
          <w:lang w:val="en-US" w:eastAsia="zh-CN"/>
        </w:rPr>
        <w:t>凤昭</w:t>
      </w:r>
      <w:r>
        <w:rPr>
          <w:rFonts w:hint="default"/>
          <w:color w:val="auto"/>
          <w:sz w:val="24"/>
          <w:lang w:val="en-US" w:eastAsia="zh-CN"/>
        </w:rPr>
        <w:t>抬起手，抡圆了胳膊给了</w:t>
      </w:r>
      <w:r>
        <w:rPr>
          <w:rFonts w:hint="eastAsia"/>
          <w:color w:val="auto"/>
          <w:sz w:val="24"/>
          <w:lang w:val="en-US" w:eastAsia="zh-CN"/>
        </w:rPr>
        <w:t>她</w:t>
      </w:r>
      <w:r>
        <w:rPr>
          <w:rFonts w:hint="default"/>
          <w:color w:val="auto"/>
          <w:sz w:val="24"/>
          <w:lang w:val="en-US" w:eastAsia="zh-CN"/>
        </w:rPr>
        <w:t>一个大逼兜。</w:t>
      </w:r>
    </w:p>
    <w:p w14:paraId="10A8FB9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一把薅住她的领子将人提起来，冷嗤一声</w:t>
      </w:r>
    </w:p>
    <w:p w14:paraId="57F17DA6">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凉凉道：怎么不可能？割了脖子，还能活吗？你自己糊涂愚蠢，让</w:t>
      </w:r>
      <w:r>
        <w:rPr>
          <w:rFonts w:hint="eastAsia"/>
          <w:color w:val="auto"/>
          <w:sz w:val="24"/>
          <w:lang w:val="en-US" w:eastAsia="zh-CN"/>
        </w:rPr>
        <w:t>自己弟弟</w:t>
      </w:r>
      <w:r>
        <w:rPr>
          <w:rFonts w:hint="default"/>
          <w:color w:val="auto"/>
          <w:sz w:val="24"/>
          <w:lang w:val="en-US" w:eastAsia="zh-CN"/>
        </w:rPr>
        <w:t>为你去死，你还有脸说这话？</w:t>
      </w:r>
    </w:p>
    <w:p w14:paraId="7ED533A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厌烦至极，将人搡在地上，抬起蒲扇大的铁掌又是响亮的一耳光。</w:t>
      </w:r>
    </w:p>
    <w:p w14:paraId="114B037A">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云相国</w:t>
      </w:r>
      <w:r>
        <w:rPr>
          <w:rFonts w:hint="default"/>
          <w:color w:val="auto"/>
          <w:sz w:val="24"/>
          <w:lang w:val="en-US" w:eastAsia="zh-CN"/>
        </w:rPr>
        <w:t>惧怕道：你，你……</w:t>
      </w:r>
    </w:p>
    <w:p w14:paraId="1993F84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w:t>
      </w:r>
    </w:p>
    <w:p w14:paraId="7DDB9D07">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四皇女：要杀就杀，士可杀不可辱！</w:t>
      </w:r>
    </w:p>
    <w:p w14:paraId="66F2198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“啪！啪！！”</w:t>
      </w:r>
    </w:p>
    <w:p w14:paraId="11D4BA7A">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△左右开弓，两边大牙都扇掉。</w:t>
      </w:r>
    </w:p>
    <w:p w14:paraId="77059E2F">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二皇女底气不足地强撑道：</w:t>
      </w:r>
      <w:r>
        <w:rPr>
          <w:rFonts w:hint="eastAsia"/>
          <w:color w:val="auto"/>
          <w:sz w:val="24"/>
          <w:lang w:val="en-US" w:eastAsia="zh-CN"/>
        </w:rPr>
        <w:t>凤昭</w:t>
      </w:r>
      <w:r>
        <w:rPr>
          <w:rFonts w:hint="default"/>
          <w:color w:val="auto"/>
          <w:sz w:val="24"/>
          <w:lang w:val="en-US" w:eastAsia="zh-CN"/>
        </w:rPr>
        <w:t>，你为臣子，可别以下犯上……</w:t>
      </w:r>
    </w:p>
    <w:p w14:paraId="09BA014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“啪！！”</w:t>
      </w:r>
    </w:p>
    <w:p w14:paraId="537EF53A">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△一旁的</w:t>
      </w:r>
      <w:r>
        <w:rPr>
          <w:rFonts w:hint="eastAsia"/>
          <w:color w:val="auto"/>
          <w:sz w:val="24"/>
          <w:lang w:val="en-US" w:eastAsia="zh-CN"/>
        </w:rPr>
        <w:t>夜灵犀眼神空洞</w:t>
      </w:r>
      <w:r>
        <w:rPr>
          <w:rFonts w:hint="default"/>
          <w:color w:val="auto"/>
          <w:sz w:val="24"/>
          <w:lang w:val="en-US" w:eastAsia="zh-CN"/>
        </w:rPr>
        <w:t>脸色发白</w:t>
      </w:r>
      <w:r>
        <w:rPr>
          <w:rFonts w:hint="eastAsia"/>
          <w:color w:val="auto"/>
          <w:sz w:val="24"/>
          <w:lang w:val="en-US" w:eastAsia="zh-CN"/>
        </w:rPr>
        <w:t>：怎么可能，怎么可能呢，我怎么可能被弃了呢</w:t>
      </w:r>
    </w:p>
    <w:p w14:paraId="50273B3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凤昭嫌弃将她踹倒，</w:t>
      </w:r>
      <w:r>
        <w:rPr>
          <w:rFonts w:hint="default"/>
          <w:color w:val="auto"/>
          <w:sz w:val="24"/>
          <w:lang w:val="en-US" w:eastAsia="zh-CN"/>
        </w:rPr>
        <w:t>冷冷道：本王心慈手软，不杀你们。若想从朱雀门活着出去，自己</w:t>
      </w:r>
      <w:r>
        <w:rPr>
          <w:rFonts w:hint="eastAsia"/>
          <w:color w:val="auto"/>
          <w:sz w:val="24"/>
          <w:lang w:val="en-US" w:eastAsia="zh-CN"/>
        </w:rPr>
        <w:t>上交皇权</w:t>
      </w:r>
      <w:r>
        <w:rPr>
          <w:rFonts w:hint="default"/>
          <w:color w:val="auto"/>
          <w:sz w:val="24"/>
          <w:lang w:val="en-US" w:eastAsia="zh-CN"/>
        </w:rPr>
        <w:t>，本王便放你们离开。</w:t>
      </w:r>
    </w:p>
    <w:p w14:paraId="5AA465E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【结尾卡点】不等几人哀求，她转身走近洛倾澜，动作轻柔将他抱起。</w:t>
      </w:r>
    </w:p>
    <w:p w14:paraId="45E1F61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凤昭：倾澜，我带你回家。</w:t>
      </w:r>
    </w:p>
    <w:p w14:paraId="41FAECE1">
      <w:pPr>
        <w:adjustRightInd w:val="0"/>
        <w:snapToGrid w:val="0"/>
        <w:spacing w:beforeLines="0" w:afterLines="0" w:line="360" w:lineRule="auto"/>
        <w:rPr>
          <w:rFonts w:hint="eastAsia"/>
          <w:color w:val="auto"/>
          <w:sz w:val="24"/>
        </w:rPr>
      </w:pPr>
      <w:r>
        <w:rPr>
          <w:rFonts w:hint="eastAsia"/>
          <w:color w:val="auto"/>
          <w:sz w:val="24"/>
        </w:rPr>
        <w:t>叮——系统清脆提示音</w:t>
      </w:r>
    </w:p>
    <w:p w14:paraId="0DFB277F">
      <w:pPr>
        <w:adjustRightInd w:val="0"/>
        <w:snapToGrid w:val="0"/>
        <w:spacing w:beforeLines="0" w:afterLines="0" w:line="360" w:lineRule="auto"/>
        <w:rPr>
          <w:rFonts w:hint="eastAsia"/>
          <w:color w:val="auto"/>
          <w:sz w:val="24"/>
        </w:rPr>
      </w:pPr>
      <w:r>
        <w:rPr>
          <w:rFonts w:hint="eastAsia"/>
          <w:color w:val="auto"/>
          <w:sz w:val="24"/>
        </w:rPr>
        <w:t>系统音：【</w:t>
      </w:r>
      <w:r>
        <w:rPr>
          <w:rFonts w:hint="eastAsia"/>
          <w:color w:val="auto"/>
          <w:sz w:val="24"/>
          <w:lang w:val="en-US" w:eastAsia="zh-CN"/>
        </w:rPr>
        <w:t>恭喜宿主完成支线维护天姒任务，</w:t>
      </w:r>
      <w:r>
        <w:rPr>
          <w:rFonts w:hint="eastAsia"/>
          <w:color w:val="auto"/>
          <w:sz w:val="24"/>
        </w:rPr>
        <w:t>达成“</w:t>
      </w:r>
      <w:r>
        <w:rPr>
          <w:rFonts w:hint="eastAsia"/>
          <w:color w:val="auto"/>
          <w:sz w:val="24"/>
          <w:lang w:val="en-US" w:eastAsia="zh-CN"/>
        </w:rPr>
        <w:t>一统天下</w:t>
      </w:r>
      <w:r>
        <w:rPr>
          <w:rFonts w:hint="eastAsia"/>
          <w:color w:val="auto"/>
          <w:sz w:val="24"/>
        </w:rPr>
        <w:t>”</w:t>
      </w:r>
      <w:r>
        <w:rPr>
          <w:rFonts w:hint="eastAsia"/>
          <w:color w:val="auto"/>
          <w:sz w:val="24"/>
          <w:lang w:val="en-US" w:eastAsia="zh-CN"/>
        </w:rPr>
        <w:t>隐藏</w:t>
      </w:r>
      <w:r>
        <w:rPr>
          <w:rFonts w:hint="eastAsia"/>
          <w:color w:val="auto"/>
          <w:sz w:val="24"/>
        </w:rPr>
        <w:t>成就！解锁</w:t>
      </w:r>
      <w:r>
        <w:rPr>
          <w:rFonts w:hint="eastAsia"/>
          <w:color w:val="auto"/>
          <w:sz w:val="24"/>
          <w:lang w:val="en-US" w:eastAsia="zh-CN"/>
        </w:rPr>
        <w:t>此世</w:t>
      </w:r>
      <w:r>
        <w:rPr>
          <w:rFonts w:hint="eastAsia"/>
          <w:color w:val="auto"/>
          <w:sz w:val="24"/>
        </w:rPr>
        <w:t>寿元！】</w:t>
      </w:r>
    </w:p>
    <w:p w14:paraId="24636B36">
      <w:pPr>
        <w:bidi w:val="0"/>
        <w:adjustRightInd w:val="0"/>
        <w:snapToGrid w:val="0"/>
        <w:spacing w:beforeLines="0" w:afterLines="0" w:line="360" w:lineRule="auto"/>
        <w:jc w:val="left"/>
        <w:rPr>
          <w:rFonts w:hint="eastAsia"/>
          <w:color w:val="auto"/>
          <w:sz w:val="24"/>
          <w:lang w:val="en-US" w:eastAsia="zh-CN"/>
        </w:rPr>
      </w:pPr>
    </w:p>
    <w:p w14:paraId="36DA03D5">
      <w:pPr>
        <w:bidi w:val="0"/>
        <w:adjustRightInd w:val="0"/>
        <w:snapToGrid w:val="0"/>
        <w:spacing w:beforeLines="0" w:afterLines="0" w:line="360" w:lineRule="auto"/>
        <w:jc w:val="left"/>
        <w:rPr>
          <w:rFonts w:hint="eastAsia"/>
          <w:color w:val="auto"/>
          <w:sz w:val="24"/>
          <w:lang w:val="en-US" w:eastAsia="zh-CN"/>
        </w:rPr>
      </w:pPr>
    </w:p>
    <w:p w14:paraId="7C78CBEF">
      <w:pPr>
        <w:bidi w:val="0"/>
        <w:adjustRightInd w:val="0"/>
        <w:snapToGrid w:val="0"/>
        <w:spacing w:beforeLines="0" w:afterLines="0" w:line="360" w:lineRule="auto"/>
        <w:jc w:val="left"/>
        <w:rPr>
          <w:rFonts w:hint="eastAsia"/>
          <w:color w:val="auto"/>
          <w:sz w:val="24"/>
          <w:lang w:val="en-US" w:eastAsia="zh-CN"/>
        </w:rPr>
      </w:pPr>
    </w:p>
    <w:p w14:paraId="2FEFC395">
      <w:pPr>
        <w:bidi w:val="0"/>
        <w:adjustRightInd w:val="0"/>
        <w:snapToGrid w:val="0"/>
        <w:spacing w:beforeLines="0" w:afterLines="0" w:line="360" w:lineRule="auto"/>
        <w:jc w:val="left"/>
        <w:rPr>
          <w:rFonts w:hint="default"/>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七十</w:t>
      </w:r>
      <w:r>
        <w:rPr>
          <w:rFonts w:hint="eastAsia"/>
          <w:b/>
          <w:bCs/>
          <w:color w:val="auto"/>
          <w:sz w:val="24"/>
          <w:lang w:val="en-US" w:eastAsia="zh-CN"/>
        </w:rPr>
        <w:t>集</w:t>
      </w:r>
      <w:r>
        <w:rPr>
          <w:rFonts w:hint="eastAsia"/>
          <w:color w:val="auto"/>
          <w:sz w:val="24"/>
          <w:lang w:val="en-US" w:eastAsia="zh-CN"/>
        </w:rPr>
        <w:t xml:space="preserve"> 登基定鼎 桃林再遇</w:t>
      </w:r>
    </w:p>
    <w:p w14:paraId="78B788BD">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70</w:t>
      </w:r>
      <w:r>
        <w:rPr>
          <w:rFonts w:hint="eastAsia"/>
          <w:color w:val="auto"/>
          <w:sz w:val="24"/>
          <w:u w:val="single"/>
          <w:lang w:val="en-US" w:eastAsia="zh-CN"/>
        </w:rPr>
        <w:t>-1 日 外 皇宫朝堂大殿</w:t>
      </w:r>
    </w:p>
    <w:p w14:paraId="0FA5E65E">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△三月十六，黄道吉日，举国欢庆。</w:t>
      </w:r>
    </w:p>
    <w:p w14:paraId="3E0FF2A5">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△金碧辉煌的朝堂大殿之上，</w:t>
      </w:r>
      <w:r>
        <w:rPr>
          <w:rFonts w:hint="eastAsia"/>
          <w:color w:val="auto"/>
          <w:sz w:val="24"/>
          <w:lang w:val="en-US" w:eastAsia="zh-CN"/>
        </w:rPr>
        <w:t>凤昭</w:t>
      </w:r>
      <w:r>
        <w:rPr>
          <w:rFonts w:hint="default"/>
          <w:color w:val="auto"/>
          <w:sz w:val="24"/>
          <w:lang w:val="en-US" w:eastAsia="zh-CN"/>
        </w:rPr>
        <w:t>怀中抱着小包子</w:t>
      </w:r>
      <w:r>
        <w:rPr>
          <w:rFonts w:hint="eastAsia"/>
          <w:color w:val="auto"/>
          <w:sz w:val="24"/>
          <w:lang w:val="en-US" w:eastAsia="zh-CN"/>
        </w:rPr>
        <w:t>夜</w:t>
      </w:r>
      <w:r>
        <w:rPr>
          <w:rFonts w:hint="default"/>
          <w:color w:val="auto"/>
          <w:sz w:val="24"/>
          <w:lang w:val="en-US" w:eastAsia="zh-CN"/>
        </w:rPr>
        <w:t>凰曦，就这样在朝臣的瞩目之下、礼官的唱礼声中举行了新皇登基仪式。</w:t>
      </w:r>
    </w:p>
    <w:p w14:paraId="644CE2C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众官：参见女帝！女帝万岁万岁万万岁。摄政王千岁千岁千千岁！</w:t>
      </w:r>
    </w:p>
    <w:p w14:paraId="36CC5E9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凤昭双眸颤动。</w:t>
      </w:r>
    </w:p>
    <w:p w14:paraId="256A7D00">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w:t>
      </w:r>
      <w:r>
        <w:rPr>
          <w:rFonts w:hint="default"/>
          <w:color w:val="auto"/>
          <w:sz w:val="24"/>
          <w:lang w:val="en-US" w:eastAsia="zh-CN"/>
        </w:rPr>
        <w:t>凰曦</w:t>
      </w:r>
      <w:r>
        <w:rPr>
          <w:rFonts w:hint="eastAsia"/>
          <w:color w:val="auto"/>
          <w:sz w:val="24"/>
          <w:lang w:val="en-US" w:eastAsia="zh-CN"/>
        </w:rPr>
        <w:t>一动不动的看着凤昭。</w:t>
      </w:r>
    </w:p>
    <w:p w14:paraId="55ABD57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△就在此时，</w:t>
      </w:r>
      <w:r>
        <w:rPr>
          <w:rFonts w:hint="eastAsia"/>
          <w:color w:val="auto"/>
          <w:sz w:val="24"/>
          <w:lang w:val="en-US" w:eastAsia="zh-CN"/>
        </w:rPr>
        <w:t>凤昭</w:t>
      </w:r>
      <w:r>
        <w:rPr>
          <w:rFonts w:hint="default"/>
          <w:color w:val="auto"/>
          <w:sz w:val="24"/>
          <w:lang w:val="en-US" w:eastAsia="zh-CN"/>
        </w:rPr>
        <w:t>忽然转过头，与那双专注地望着她的黑黝黝大眼睛对上了视线。她似乎察觉到对方激烈的心理活动，但她神色不变，只是淡淡开口</w:t>
      </w:r>
    </w:p>
    <w:p w14:paraId="7A01644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轻声道：为了你的时代，努力长大吧。</w:t>
      </w:r>
    </w:p>
    <w:p w14:paraId="090EFF6C">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夜</w:t>
      </w:r>
      <w:r>
        <w:rPr>
          <w:rFonts w:hint="default"/>
          <w:color w:val="auto"/>
          <w:sz w:val="24"/>
          <w:lang w:val="en-US" w:eastAsia="zh-CN"/>
        </w:rPr>
        <w:t>凰曦闻言一愣，良久才点了点小脑袋。</w:t>
      </w:r>
    </w:p>
    <w:p w14:paraId="46173D7D">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忍不住露出一丝笑容。</w:t>
      </w:r>
    </w:p>
    <w:p w14:paraId="2D257441">
      <w:pPr>
        <w:bidi w:val="0"/>
        <w:adjustRightInd w:val="0"/>
        <w:snapToGrid w:val="0"/>
        <w:spacing w:beforeLines="0" w:afterLines="0" w:line="360" w:lineRule="auto"/>
        <w:jc w:val="left"/>
        <w:rPr>
          <w:rFonts w:hint="default"/>
          <w:color w:val="auto"/>
          <w:sz w:val="24"/>
          <w:lang w:val="en-US" w:eastAsia="zh-CN"/>
        </w:rPr>
      </w:pPr>
    </w:p>
    <w:p w14:paraId="2CB5837B">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szCs w:val="24"/>
          <w:u w:val="single"/>
          <w:lang w:val="en-US" w:eastAsia="zh-CN"/>
        </w:rPr>
        <w:t>70</w:t>
      </w:r>
      <w:r>
        <w:rPr>
          <w:rFonts w:hint="eastAsia"/>
          <w:color w:val="auto"/>
          <w:sz w:val="24"/>
          <w:u w:val="single"/>
          <w:lang w:val="en-US" w:eastAsia="zh-CN"/>
        </w:rPr>
        <w:t>-2 日 外 御花园</w:t>
      </w:r>
    </w:p>
    <w:p w14:paraId="5552C4E4">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△瑶瑶之春，十里粉雾。</w:t>
      </w:r>
    </w:p>
    <w:p w14:paraId="7613A2B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不由得驻足看了许久。</w:t>
      </w:r>
    </w:p>
    <w:p w14:paraId="1A265C59">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△桃花盛开的地方一直蔓延出去，</w:t>
      </w:r>
      <w:r>
        <w:rPr>
          <w:rFonts w:hint="eastAsia"/>
          <w:color w:val="auto"/>
          <w:sz w:val="24"/>
          <w:lang w:val="en-US" w:eastAsia="zh-CN"/>
        </w:rPr>
        <w:t>凤昭</w:t>
      </w:r>
      <w:r>
        <w:rPr>
          <w:rFonts w:hint="default"/>
          <w:color w:val="auto"/>
          <w:sz w:val="24"/>
          <w:lang w:val="en-US" w:eastAsia="zh-CN"/>
        </w:rPr>
        <w:t>将人手留在外边，自己一个人缓步走进桃花林。远远瞧见一株看起来就年代久远的老桃树，桃树枝干粗壮，上面还斜躺着一个闭目养神的人。一件玄色劲装，包裹着强劲有力的高大身段。</w:t>
      </w:r>
    </w:p>
    <w:p w14:paraId="3F800003">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凤昭</w:t>
      </w:r>
      <w:r>
        <w:rPr>
          <w:rFonts w:hint="default"/>
          <w:color w:val="auto"/>
          <w:sz w:val="24"/>
          <w:lang w:val="en-US" w:eastAsia="zh-CN"/>
        </w:rPr>
        <w:t>缓缓朝着那人的方向走去。</w:t>
      </w:r>
    </w:p>
    <w:p w14:paraId="107EFCE8">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离得近了，她还看见那人身上落了许多粉色的花瓣，还有一瓣花恰巧落在他挺直的鼻尖，随着对方平稳的呼吸一颤一颤。他不紧不慢地睁开眼，只是在看清来人面容时立刻僵住，眼睛微微睁大，像是连呼吸都屏住了。</w:t>
      </w:r>
    </w:p>
    <w:p w14:paraId="4346452B">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笑意清浅，又听到她带着点调侃的语气温声道：</w:t>
      </w:r>
      <w:r>
        <w:rPr>
          <w:rFonts w:hint="eastAsia"/>
          <w:color w:val="auto"/>
          <w:sz w:val="24"/>
          <w:lang w:val="en-US" w:eastAsia="zh-CN"/>
        </w:rPr>
        <w:t>秦</w:t>
      </w:r>
      <w:r>
        <w:rPr>
          <w:rFonts w:hint="default"/>
          <w:color w:val="auto"/>
          <w:sz w:val="24"/>
          <w:lang w:val="en-US" w:eastAsia="zh-CN"/>
        </w:rPr>
        <w:t>公子看起来真是逍遥，此处睡得香么？</w:t>
      </w:r>
    </w:p>
    <w:p w14:paraId="237DCA41">
      <w:pPr>
        <w:bidi w:val="0"/>
        <w:adjustRightInd w:val="0"/>
        <w:snapToGrid w:val="0"/>
        <w:spacing w:beforeLines="0" w:afterLines="0" w:line="360" w:lineRule="auto"/>
        <w:jc w:val="left"/>
        <w:rPr>
          <w:rFonts w:hint="default"/>
          <w:color w:val="auto"/>
          <w:sz w:val="24"/>
          <w:lang w:val="en-US" w:eastAsia="zh-CN"/>
        </w:rPr>
      </w:pPr>
      <w:r>
        <w:rPr>
          <w:rFonts w:hint="default"/>
          <w:color w:val="auto"/>
          <w:sz w:val="24"/>
          <w:lang w:val="en-US" w:eastAsia="zh-CN"/>
        </w:rPr>
        <w:t>△</w:t>
      </w:r>
      <w:r>
        <w:rPr>
          <w:rFonts w:hint="eastAsia"/>
          <w:color w:val="auto"/>
          <w:sz w:val="24"/>
          <w:lang w:val="en-US" w:eastAsia="zh-CN"/>
        </w:rPr>
        <w:t>秦</w:t>
      </w:r>
      <w:r>
        <w:rPr>
          <w:rFonts w:hint="default"/>
          <w:color w:val="auto"/>
          <w:sz w:val="24"/>
          <w:lang w:val="en-US" w:eastAsia="zh-CN"/>
        </w:rPr>
        <w:t>琥原地仰卧起坐，腾地一下坐起身，耳尖微红道</w:t>
      </w:r>
      <w:r>
        <w:rPr>
          <w:rFonts w:hint="eastAsia"/>
          <w:color w:val="auto"/>
          <w:sz w:val="24"/>
          <w:lang w:val="en-US" w:eastAsia="zh-CN"/>
        </w:rPr>
        <w:t>：</w:t>
      </w:r>
      <w:r>
        <w:rPr>
          <w:rFonts w:hint="default"/>
          <w:color w:val="auto"/>
          <w:sz w:val="24"/>
          <w:lang w:val="en-US" w:eastAsia="zh-CN"/>
        </w:rPr>
        <w:t>……殿下，好巧。</w:t>
      </w:r>
    </w:p>
    <w:p w14:paraId="0DDB5CA4">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树上身影和之前温府屋顶身影重合</w:t>
      </w:r>
    </w:p>
    <w:p w14:paraId="553A59D3">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【闪回】</w:t>
      </w:r>
    </w:p>
    <w:p w14:paraId="139B8EA2">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秦</w:t>
      </w:r>
      <w:r>
        <w:rPr>
          <w:rFonts w:hint="default"/>
          <w:color w:val="auto"/>
          <w:sz w:val="24"/>
          <w:lang w:val="en-US" w:eastAsia="zh-CN"/>
        </w:rPr>
        <w:t>琥嘴角不受控制咧开笑容语气欢快又直白</w:t>
      </w:r>
      <w:r>
        <w:rPr>
          <w:rFonts w:hint="eastAsia"/>
          <w:color w:val="auto"/>
          <w:sz w:val="24"/>
          <w:lang w:val="en-US" w:eastAsia="zh-CN"/>
        </w:rPr>
        <w:t>：不</w:t>
      </w:r>
      <w:r>
        <w:rPr>
          <w:rFonts w:hint="default"/>
          <w:color w:val="auto"/>
          <w:sz w:val="24"/>
          <w:lang w:val="en-US" w:eastAsia="zh-CN"/>
        </w:rPr>
        <w:t>巧，我是来堵你的！</w:t>
      </w:r>
    </w:p>
    <w:p w14:paraId="2516A1A4">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【闪回结束】</w:t>
      </w:r>
    </w:p>
    <w:p w14:paraId="3C524968">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w:t>
      </w:r>
      <w:r>
        <w:rPr>
          <w:rFonts w:hint="default"/>
          <w:color w:val="auto"/>
          <w:sz w:val="24"/>
          <w:lang w:val="en-US" w:eastAsia="zh-CN"/>
        </w:rPr>
        <w:t>笑得意味深长：</w:t>
      </w:r>
      <w:r>
        <w:rPr>
          <w:rFonts w:hint="eastAsia"/>
          <w:color w:val="auto"/>
          <w:sz w:val="24"/>
          <w:lang w:val="en-US" w:eastAsia="zh-CN"/>
        </w:rPr>
        <w:t>不巧，我是来找你的</w:t>
      </w:r>
      <w:r>
        <w:rPr>
          <w:rFonts w:hint="default"/>
          <w:color w:val="auto"/>
          <w:sz w:val="24"/>
          <w:lang w:val="en-US" w:eastAsia="zh-CN"/>
        </w:rPr>
        <w:t>。</w:t>
      </w:r>
    </w:p>
    <w:p w14:paraId="2B9CF30F">
      <w:pPr>
        <w:bidi w:val="0"/>
        <w:adjustRightInd w:val="0"/>
        <w:snapToGrid w:val="0"/>
        <w:spacing w:beforeLines="0" w:afterLines="0" w:line="360" w:lineRule="auto"/>
        <w:jc w:val="left"/>
        <w:rPr>
          <w:rFonts w:hint="default"/>
          <w:color w:val="auto"/>
          <w:sz w:val="24"/>
          <w:lang w:val="en-US" w:eastAsia="zh-CN"/>
        </w:rPr>
      </w:pPr>
    </w:p>
    <w:p w14:paraId="441C0E4B">
      <w:pPr>
        <w:bidi w:val="0"/>
        <w:adjustRightInd w:val="0"/>
        <w:snapToGrid w:val="0"/>
        <w:spacing w:beforeLines="0" w:afterLines="0" w:line="360" w:lineRule="auto"/>
        <w:jc w:val="left"/>
        <w:rPr>
          <w:rFonts w:hint="default"/>
          <w:color w:val="auto"/>
          <w:sz w:val="24"/>
          <w:lang w:val="en-US" w:eastAsia="zh-CN"/>
        </w:rPr>
      </w:pPr>
    </w:p>
    <w:p w14:paraId="0B0411F2">
      <w:pPr>
        <w:bidi w:val="0"/>
        <w:adjustRightInd w:val="0"/>
        <w:snapToGrid w:val="0"/>
        <w:spacing w:beforeLines="0" w:afterLines="0" w:line="360" w:lineRule="auto"/>
        <w:jc w:val="left"/>
        <w:rPr>
          <w:rFonts w:hint="eastAsia"/>
          <w:color w:val="auto"/>
          <w:sz w:val="24"/>
          <w:lang w:val="en-US" w:eastAsia="zh-CN"/>
        </w:rPr>
      </w:pPr>
      <w:r>
        <w:rPr>
          <w:rFonts w:hint="eastAsia"/>
          <w:b/>
          <w:bCs/>
          <w:color w:val="auto"/>
          <w:sz w:val="24"/>
          <w:lang w:val="en-US" w:eastAsia="zh-CN"/>
        </w:rPr>
        <w:t>第</w:t>
      </w:r>
      <w:r>
        <w:rPr>
          <w:rFonts w:hint="eastAsia"/>
          <w:b/>
          <w:bCs/>
          <w:color w:val="auto"/>
          <w:sz w:val="24"/>
          <w:szCs w:val="24"/>
          <w:lang w:val="en-US" w:eastAsia="zh-CN"/>
        </w:rPr>
        <w:t>七十一</w:t>
      </w:r>
      <w:r>
        <w:rPr>
          <w:rFonts w:hint="eastAsia"/>
          <w:b/>
          <w:bCs/>
          <w:color w:val="auto"/>
          <w:sz w:val="24"/>
          <w:lang w:val="en-US" w:eastAsia="zh-CN"/>
        </w:rPr>
        <w:t>集</w:t>
      </w:r>
      <w:r>
        <w:rPr>
          <w:rFonts w:hint="eastAsia"/>
          <w:color w:val="auto"/>
          <w:sz w:val="24"/>
          <w:lang w:val="en-US" w:eastAsia="zh-CN"/>
        </w:rPr>
        <w:t xml:space="preserve"> 阖家团圆 江山永定（大结局）</w:t>
      </w:r>
    </w:p>
    <w:p w14:paraId="322FC537">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71</w:t>
      </w:r>
      <w:r>
        <w:rPr>
          <w:rFonts w:hint="eastAsia"/>
          <w:color w:val="auto"/>
          <w:sz w:val="24"/>
          <w:u w:val="single"/>
          <w:lang w:val="en-US" w:eastAsia="zh-CN"/>
        </w:rPr>
        <w:t>-1 日 内 朝堂</w:t>
      </w:r>
    </w:p>
    <w:p w14:paraId="4F7388F1">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一岁的夜凤曦被抱在凤昭膝头，懵懂抓着她的衣袖。</w:t>
      </w:r>
    </w:p>
    <w:p w14:paraId="51E70A6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凤昭指尖叩着膝头，夜凤曦的小手被她覆住。</w:t>
      </w:r>
    </w:p>
    <w:p w14:paraId="606FDC6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凤昭抬眼，声线冷得淬冰：传朕令。</w:t>
      </w:r>
    </w:p>
    <w:p w14:paraId="4B0BEBB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殿内鸦雀无声，云相国肩头猛地一颤。</w:t>
      </w:r>
    </w:p>
    <w:p w14:paraId="1368DC55">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凤昭目光扫过洛倾云，眉峰一挑，语气带着不容置喙的威压：洛倾云，助逆党凤凛川叛乱，犯谋逆大罪。拖出殿外，秋后问斩，洛氏满门，革职抄没。</w:t>
      </w:r>
    </w:p>
    <w:p w14:paraId="299AEC9D">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侍卫上前押解，洛倾云挣扎嘶吼</w:t>
      </w:r>
    </w:p>
    <w:p w14:paraId="2F0B9AD3">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洛倾云：殿下！此事皆臣一人所为！求殿下放过洛家！殿下！</w:t>
      </w:r>
    </w:p>
    <w:p w14:paraId="17B393CB">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凤昭连余光都未再分。</w:t>
      </w:r>
    </w:p>
    <w:p w14:paraId="67F5E912">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视线落向云相国，凤昭语气更冷：云相国，通敌叛军，徇私枉法。</w:t>
      </w:r>
    </w:p>
    <w:p w14:paraId="2211F394">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云相国“噗通”跪地，额头磕得渗血，声音发颤：摄政王饶命！臣知罪！</w:t>
      </w:r>
    </w:p>
    <w:p w14:paraId="25995845">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凤昭垂眸，神态淡漠：削去所有官职，抄没家产，流放三千里，永世不得返京。至于你（转向夜灵犀）</w:t>
      </w:r>
    </w:p>
    <w:p w14:paraId="5715E1B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凤昭看着她，眼神无半分温度：身为皇女，自作聪明，联合外敌，扰乱朝纲。</w:t>
      </w:r>
    </w:p>
    <w:p w14:paraId="45929F73">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她抬手，一字一顿：废去皇女身份，贬为庶民，流放南荒，自生自灭。</w:t>
      </w:r>
    </w:p>
    <w:p w14:paraId="42F948BF">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三皇女浑身一震，待侍卫拉她时疯狂挣扎：怎么可能，这怎么可能，这一切应该都是我的，都是我的才对！！！不，不！放开我！我才应该是这天姒的女帝！</w:t>
      </w:r>
    </w:p>
    <w:p w14:paraId="46A9DD7C">
      <w:pPr>
        <w:bidi w:val="0"/>
        <w:adjustRightInd w:val="0"/>
        <w:snapToGrid w:val="0"/>
        <w:spacing w:beforeLines="0" w:afterLines="0" w:line="360" w:lineRule="auto"/>
        <w:jc w:val="left"/>
        <w:rPr>
          <w:rFonts w:hint="default"/>
          <w:color w:val="auto"/>
          <w:sz w:val="24"/>
          <w:u w:val="single"/>
          <w:lang w:val="en-US" w:eastAsia="zh-CN"/>
        </w:rPr>
      </w:pPr>
      <w:r>
        <w:rPr>
          <w:rFonts w:hint="eastAsia"/>
          <w:color w:val="auto"/>
          <w:sz w:val="24"/>
          <w:u w:val="single"/>
          <w:lang w:val="en-US" w:eastAsia="zh-CN"/>
        </w:rPr>
        <w:t>众臣低头不语。</w:t>
      </w:r>
    </w:p>
    <w:p w14:paraId="05A5AAB6">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处置完众人，凤昭低头，指尖轻轻拂过夜凤曦的发顶，神色瞬间柔和，夜凤曦咯咯笑了声，往她怀里蹭了蹭。</w:t>
      </w:r>
    </w:p>
    <w:p w14:paraId="716412C8">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凤昭抱着她，抬眼看向阶下惶恐的众臣，声音沉稳：自今日起，由本王辅政。夜凤曦是大胤唯一女帝，日后这江山，皆由她执掌。</w:t>
      </w:r>
    </w:p>
    <w:p w14:paraId="14E5C74F">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u w:val="single"/>
          <w:lang w:val="en-US" w:eastAsia="zh-CN"/>
        </w:rPr>
        <w:t>群臣齐齐躬身：遵摄政王令！</w:t>
      </w:r>
    </w:p>
    <w:p w14:paraId="5F021AB7">
      <w:pPr>
        <w:bidi w:val="0"/>
        <w:adjustRightInd w:val="0"/>
        <w:snapToGrid w:val="0"/>
        <w:spacing w:beforeLines="0" w:afterLines="0" w:line="360" w:lineRule="auto"/>
        <w:jc w:val="left"/>
        <w:rPr>
          <w:rFonts w:hint="eastAsia"/>
          <w:color w:val="auto"/>
          <w:sz w:val="24"/>
          <w:u w:val="single"/>
          <w:lang w:val="en-US" w:eastAsia="zh-CN"/>
        </w:rPr>
      </w:pPr>
    </w:p>
    <w:p w14:paraId="15C41D8A">
      <w:pPr>
        <w:bidi w:val="0"/>
        <w:adjustRightInd w:val="0"/>
        <w:snapToGrid w:val="0"/>
        <w:spacing w:beforeLines="0" w:afterLines="0" w:line="360" w:lineRule="auto"/>
        <w:jc w:val="left"/>
        <w:rPr>
          <w:rFonts w:hint="eastAsia"/>
          <w:color w:val="auto"/>
          <w:sz w:val="24"/>
          <w:u w:val="single"/>
          <w:lang w:val="en-US" w:eastAsia="zh-CN"/>
        </w:rPr>
      </w:pPr>
      <w:r>
        <w:rPr>
          <w:rFonts w:hint="eastAsia"/>
          <w:color w:val="auto"/>
          <w:sz w:val="24"/>
          <w:szCs w:val="24"/>
          <w:u w:val="single"/>
          <w:lang w:val="en-US" w:eastAsia="zh-CN"/>
        </w:rPr>
        <w:t>71</w:t>
      </w:r>
      <w:r>
        <w:rPr>
          <w:rFonts w:hint="eastAsia"/>
          <w:color w:val="auto"/>
          <w:sz w:val="24"/>
          <w:u w:val="single"/>
          <w:lang w:val="en-US" w:eastAsia="zh-CN"/>
        </w:rPr>
        <w:t>-2 日内 宸王府内厅</w:t>
      </w:r>
    </w:p>
    <w:p w14:paraId="268B78D3">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厅堂温暖明亮，一派温馨安逸</w:t>
      </w:r>
    </w:p>
    <w:p w14:paraId="0581744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凤昭一身常服步入厅堂，原本闲谈的众人瞬间齐刷刷望来，目光温柔热切，齐声呼唤。</w:t>
      </w:r>
    </w:p>
    <w:p w14:paraId="3609901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萧氏：（眉眼慈爱，招手柔声）昭儿～快来坐我身边！</w:t>
      </w:r>
    </w:p>
    <w:p w14:paraId="17E507F6">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夜烬寒拉住凤昭手腕，笑意盈盈</w:t>
      </w:r>
    </w:p>
    <w:p w14:paraId="6302AAD2">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夜烬寒：殿下来得正好，酒酿刚热。</w:t>
      </w:r>
    </w:p>
    <w:p w14:paraId="1319C69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晏清和捧着点心，眼睛亮晶晶</w:t>
      </w:r>
    </w:p>
    <w:p w14:paraId="0BF02F07">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晏清和：殿下！我学做了梨花酥，您尝尝！</w:t>
      </w:r>
    </w:p>
    <w:p w14:paraId="325B8CFD">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云笙：（沉稳温和，轻声开口）累了吧，快入座。</w:t>
      </w:r>
    </w:p>
    <w:p w14:paraId="569E00D5">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凤昭含笑应下，经过时伸手轻轻揉捏晏惊弦的脸蛋，迎来嗔怪眼神。</w:t>
      </w:r>
    </w:p>
    <w:p w14:paraId="06FA97FC">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夜烬寒：（凑上前，美目含娇）我也要被捏~</w:t>
      </w:r>
    </w:p>
    <w:p w14:paraId="33A73C31">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凤昭无奈纵容，轻捏他脸颊，笑意温柔</w:t>
      </w:r>
    </w:p>
    <w:p w14:paraId="281E90AA">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云笙：（偷偷记小本本，认真点头os）今日教学+1。</w:t>
      </w:r>
    </w:p>
    <w:p w14:paraId="71DC82CC">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凤昭：一路风雨，终换得此刻太平。不过......好像还少了什么</w:t>
      </w:r>
    </w:p>
    <w:p w14:paraId="4A54A0D0">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疏白vo：殿下！！！</w:t>
      </w:r>
    </w:p>
    <w:p w14:paraId="7912E338">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身后忽然传来一声沉稳呼唤，凤昭惊喜回头。</w:t>
      </w:r>
    </w:p>
    <w:p w14:paraId="2E2EAF12">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疏白一身风尘，单膝跪地，眼中含泪。</w:t>
      </w:r>
    </w:p>
    <w:p w14:paraId="443EA6F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疏白：（声音铿锵，激动哽咽）属下幸不辱命，恭贺殿下，一统山河，四海安定！</w:t>
      </w:r>
    </w:p>
    <w:p w14:paraId="287834E9">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凤昭连忙扶起他，眼眶微热，声音轻颤</w:t>
      </w:r>
    </w:p>
    <w:p w14:paraId="7834DE2B">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凤昭：疏白……</w:t>
      </w:r>
    </w:p>
    <w:p w14:paraId="0984C5D7">
      <w:pPr>
        <w:bidi w:val="0"/>
        <w:adjustRightInd w:val="0"/>
        <w:snapToGrid w:val="0"/>
        <w:spacing w:beforeLines="0" w:afterLines="0" w:line="360" w:lineRule="auto"/>
        <w:jc w:val="left"/>
        <w:rPr>
          <w:rFonts w:hint="eastAsia"/>
          <w:color w:val="auto"/>
          <w:sz w:val="24"/>
          <w:lang w:val="en-US" w:eastAsia="zh-CN"/>
        </w:rPr>
      </w:pPr>
      <w:r>
        <w:rPr>
          <w:rFonts w:hint="default"/>
          <w:color w:val="auto"/>
          <w:sz w:val="24"/>
          <w:lang w:val="en-US" w:eastAsia="zh-CN"/>
        </w:rPr>
        <w:t>△</w:t>
      </w:r>
      <w:r>
        <w:rPr>
          <w:rFonts w:hint="eastAsia"/>
          <w:color w:val="auto"/>
          <w:sz w:val="24"/>
          <w:lang w:val="en-US" w:eastAsia="zh-CN"/>
        </w:rPr>
        <w:t>凤昭环视厅中，萧氏慈爱、夜烬寒娇软、洛倾澜温雅、云笙乖巧、疏白沉稳</w:t>
      </w:r>
    </w:p>
    <w:p w14:paraId="63077588">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凤昭os：所爱之人皆在身侧，心腹重臣归朝，家国两全。</w:t>
      </w:r>
    </w:p>
    <w:p w14:paraId="38976045">
      <w:pPr>
        <w:bidi w:val="0"/>
        <w:adjustRightInd w:val="0"/>
        <w:snapToGrid w:val="0"/>
        <w:spacing w:beforeLines="0" w:afterLines="0" w:line="360" w:lineRule="auto"/>
        <w:jc w:val="left"/>
        <w:rPr>
          <w:rFonts w:hint="eastAsia"/>
          <w:color w:val="auto"/>
          <w:sz w:val="24"/>
          <w:lang w:val="en-US" w:eastAsia="zh-CN"/>
        </w:rPr>
      </w:pPr>
      <w:r>
        <w:rPr>
          <w:rFonts w:hint="eastAsia"/>
          <w:color w:val="auto"/>
          <w:sz w:val="24"/>
          <w:lang w:val="en-US" w:eastAsia="zh-CN"/>
        </w:rPr>
        <w:t>【结尾卡点】凤昭抬眸望向远方，再看向眼前家人，唇角扬起释然安稳的笑意，语气坚定而温柔：江山在握，良人在旁，此生无憾，天姒永安！</w:t>
      </w:r>
    </w:p>
    <w:p w14:paraId="23226A7D">
      <w:pPr>
        <w:bidi w:val="0"/>
        <w:adjustRightInd w:val="0"/>
        <w:snapToGrid w:val="0"/>
        <w:spacing w:beforeLines="0" w:afterLines="0" w:line="360" w:lineRule="auto"/>
        <w:jc w:val="left"/>
        <w:rPr>
          <w:rFonts w:hint="default"/>
          <w:color w:val="auto"/>
          <w:sz w:val="24"/>
          <w:lang w:val="en-US" w:eastAsia="zh-CN"/>
        </w:rPr>
      </w:pPr>
      <w:r>
        <w:rPr>
          <w:rFonts w:hint="eastAsia"/>
          <w:color w:val="auto"/>
          <w:sz w:val="24"/>
          <w:lang w:val="en-US" w:eastAsia="zh-CN"/>
        </w:rPr>
        <w:t>（大结局）剧终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虫（Evil）">
    <w15:presenceInfo w15:providerId="WPS Office" w15:userId="18222435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548B4"/>
    <w:rsid w:val="00737BE9"/>
    <w:rsid w:val="00744E6C"/>
    <w:rsid w:val="00887FD6"/>
    <w:rsid w:val="00A34488"/>
    <w:rsid w:val="00A578E1"/>
    <w:rsid w:val="00B041DF"/>
    <w:rsid w:val="00E847B7"/>
    <w:rsid w:val="0126014F"/>
    <w:rsid w:val="012F3312"/>
    <w:rsid w:val="013D4B60"/>
    <w:rsid w:val="01752774"/>
    <w:rsid w:val="01A959BE"/>
    <w:rsid w:val="01D97442"/>
    <w:rsid w:val="01DB7918"/>
    <w:rsid w:val="01E374AA"/>
    <w:rsid w:val="021B26B2"/>
    <w:rsid w:val="02351F7C"/>
    <w:rsid w:val="024E4B4B"/>
    <w:rsid w:val="02593404"/>
    <w:rsid w:val="026677C8"/>
    <w:rsid w:val="028A4150"/>
    <w:rsid w:val="02C943F3"/>
    <w:rsid w:val="02DA184C"/>
    <w:rsid w:val="02E15AFF"/>
    <w:rsid w:val="02F76F90"/>
    <w:rsid w:val="03215A31"/>
    <w:rsid w:val="032A289E"/>
    <w:rsid w:val="032F79DE"/>
    <w:rsid w:val="033F4030"/>
    <w:rsid w:val="03511C9F"/>
    <w:rsid w:val="036F4AF5"/>
    <w:rsid w:val="0382201C"/>
    <w:rsid w:val="038B3752"/>
    <w:rsid w:val="03A07017"/>
    <w:rsid w:val="03AB350D"/>
    <w:rsid w:val="03C4523A"/>
    <w:rsid w:val="03C61C24"/>
    <w:rsid w:val="03CB2B45"/>
    <w:rsid w:val="03D72A0C"/>
    <w:rsid w:val="041751B9"/>
    <w:rsid w:val="042A3624"/>
    <w:rsid w:val="04336B73"/>
    <w:rsid w:val="043A29F5"/>
    <w:rsid w:val="043F30CA"/>
    <w:rsid w:val="044F0706"/>
    <w:rsid w:val="045A07E4"/>
    <w:rsid w:val="046551AA"/>
    <w:rsid w:val="049C16D0"/>
    <w:rsid w:val="04AC12BA"/>
    <w:rsid w:val="050A6F44"/>
    <w:rsid w:val="05115069"/>
    <w:rsid w:val="05137EF8"/>
    <w:rsid w:val="05490708"/>
    <w:rsid w:val="05503A56"/>
    <w:rsid w:val="055B66F6"/>
    <w:rsid w:val="056B13DD"/>
    <w:rsid w:val="057A4B6D"/>
    <w:rsid w:val="059046DA"/>
    <w:rsid w:val="05A04078"/>
    <w:rsid w:val="05A13F57"/>
    <w:rsid w:val="05D728EE"/>
    <w:rsid w:val="05D94925"/>
    <w:rsid w:val="05EE0207"/>
    <w:rsid w:val="060602A4"/>
    <w:rsid w:val="061826E9"/>
    <w:rsid w:val="06274B5B"/>
    <w:rsid w:val="06471A5F"/>
    <w:rsid w:val="064753CC"/>
    <w:rsid w:val="06567547"/>
    <w:rsid w:val="065D57A5"/>
    <w:rsid w:val="06623558"/>
    <w:rsid w:val="067438F4"/>
    <w:rsid w:val="068F3C0E"/>
    <w:rsid w:val="06BE4A35"/>
    <w:rsid w:val="06C426B2"/>
    <w:rsid w:val="06D81CDC"/>
    <w:rsid w:val="0709089A"/>
    <w:rsid w:val="071C4FC6"/>
    <w:rsid w:val="072563D4"/>
    <w:rsid w:val="073F4DF8"/>
    <w:rsid w:val="074919B2"/>
    <w:rsid w:val="075B5E57"/>
    <w:rsid w:val="075D441A"/>
    <w:rsid w:val="076653B1"/>
    <w:rsid w:val="0771665D"/>
    <w:rsid w:val="077B2508"/>
    <w:rsid w:val="0781151E"/>
    <w:rsid w:val="07A02580"/>
    <w:rsid w:val="07A25DD3"/>
    <w:rsid w:val="07A71CE5"/>
    <w:rsid w:val="082D3311"/>
    <w:rsid w:val="082E55DF"/>
    <w:rsid w:val="08321601"/>
    <w:rsid w:val="08497719"/>
    <w:rsid w:val="084C5688"/>
    <w:rsid w:val="084E4CA7"/>
    <w:rsid w:val="085A276B"/>
    <w:rsid w:val="085A7361"/>
    <w:rsid w:val="086B33D9"/>
    <w:rsid w:val="08995508"/>
    <w:rsid w:val="08D22BBC"/>
    <w:rsid w:val="08D23F1B"/>
    <w:rsid w:val="08D90418"/>
    <w:rsid w:val="08DB1458"/>
    <w:rsid w:val="08E04C1D"/>
    <w:rsid w:val="08FB3249"/>
    <w:rsid w:val="09000913"/>
    <w:rsid w:val="090441B5"/>
    <w:rsid w:val="091A5CFC"/>
    <w:rsid w:val="0924660B"/>
    <w:rsid w:val="092F499C"/>
    <w:rsid w:val="09455F12"/>
    <w:rsid w:val="09673BFD"/>
    <w:rsid w:val="098F19DC"/>
    <w:rsid w:val="099F4EBC"/>
    <w:rsid w:val="09EE29F6"/>
    <w:rsid w:val="09F26339"/>
    <w:rsid w:val="09F92D82"/>
    <w:rsid w:val="09FD299D"/>
    <w:rsid w:val="0A0A56A9"/>
    <w:rsid w:val="0A21302B"/>
    <w:rsid w:val="0A2C4C3F"/>
    <w:rsid w:val="0A3060E9"/>
    <w:rsid w:val="0A3539B4"/>
    <w:rsid w:val="0A445A3E"/>
    <w:rsid w:val="0A502733"/>
    <w:rsid w:val="0A507854"/>
    <w:rsid w:val="0A773A3A"/>
    <w:rsid w:val="0A871B53"/>
    <w:rsid w:val="0A8B19D7"/>
    <w:rsid w:val="0A924A71"/>
    <w:rsid w:val="0A984988"/>
    <w:rsid w:val="0AD80177"/>
    <w:rsid w:val="0AEE68A5"/>
    <w:rsid w:val="0AF10E71"/>
    <w:rsid w:val="0AF87025"/>
    <w:rsid w:val="0B162CD4"/>
    <w:rsid w:val="0B5B027D"/>
    <w:rsid w:val="0B7104A4"/>
    <w:rsid w:val="0B716A20"/>
    <w:rsid w:val="0B7620AA"/>
    <w:rsid w:val="0B860374"/>
    <w:rsid w:val="0BA51888"/>
    <w:rsid w:val="0BAF014F"/>
    <w:rsid w:val="0BC40C2B"/>
    <w:rsid w:val="0BCB20A5"/>
    <w:rsid w:val="0BD22464"/>
    <w:rsid w:val="0C263DA4"/>
    <w:rsid w:val="0C2A0E82"/>
    <w:rsid w:val="0C2B6C4E"/>
    <w:rsid w:val="0C303761"/>
    <w:rsid w:val="0C5E599C"/>
    <w:rsid w:val="0C6B516E"/>
    <w:rsid w:val="0C817823"/>
    <w:rsid w:val="0C9E4FAF"/>
    <w:rsid w:val="0CAE18D6"/>
    <w:rsid w:val="0CB123A5"/>
    <w:rsid w:val="0CCC760E"/>
    <w:rsid w:val="0CD84110"/>
    <w:rsid w:val="0CF43DCE"/>
    <w:rsid w:val="0D393CE0"/>
    <w:rsid w:val="0D3F5BE5"/>
    <w:rsid w:val="0D576071"/>
    <w:rsid w:val="0D6B27A0"/>
    <w:rsid w:val="0D73117F"/>
    <w:rsid w:val="0DAD0FFE"/>
    <w:rsid w:val="0DBB2569"/>
    <w:rsid w:val="0DDB3F9D"/>
    <w:rsid w:val="0DF53930"/>
    <w:rsid w:val="0DFC6427"/>
    <w:rsid w:val="0E066951"/>
    <w:rsid w:val="0E196FF9"/>
    <w:rsid w:val="0E673CF9"/>
    <w:rsid w:val="0E8663F0"/>
    <w:rsid w:val="0E946145"/>
    <w:rsid w:val="0EA30611"/>
    <w:rsid w:val="0EC538FB"/>
    <w:rsid w:val="0EF41406"/>
    <w:rsid w:val="0F014DA0"/>
    <w:rsid w:val="0F212116"/>
    <w:rsid w:val="0F6273CA"/>
    <w:rsid w:val="0F8D020F"/>
    <w:rsid w:val="0F9C62AB"/>
    <w:rsid w:val="0FBC45E1"/>
    <w:rsid w:val="0FCB35EF"/>
    <w:rsid w:val="0FCC0622"/>
    <w:rsid w:val="0FD70CD9"/>
    <w:rsid w:val="0FE66006"/>
    <w:rsid w:val="102E110C"/>
    <w:rsid w:val="104457BF"/>
    <w:rsid w:val="10492166"/>
    <w:rsid w:val="104C32E7"/>
    <w:rsid w:val="105709C9"/>
    <w:rsid w:val="105F1A99"/>
    <w:rsid w:val="106523AC"/>
    <w:rsid w:val="106E2C0E"/>
    <w:rsid w:val="10740C6F"/>
    <w:rsid w:val="107E3FAA"/>
    <w:rsid w:val="108904B2"/>
    <w:rsid w:val="10B5295D"/>
    <w:rsid w:val="10B56D77"/>
    <w:rsid w:val="10D77ADC"/>
    <w:rsid w:val="10DD24DE"/>
    <w:rsid w:val="10DE465D"/>
    <w:rsid w:val="1143366B"/>
    <w:rsid w:val="11733E5C"/>
    <w:rsid w:val="11AB54E4"/>
    <w:rsid w:val="11BB0823"/>
    <w:rsid w:val="11C65620"/>
    <w:rsid w:val="11CB0965"/>
    <w:rsid w:val="11E2224A"/>
    <w:rsid w:val="11E579A3"/>
    <w:rsid w:val="11EB6070"/>
    <w:rsid w:val="11EC5F8E"/>
    <w:rsid w:val="12033EA9"/>
    <w:rsid w:val="12165D24"/>
    <w:rsid w:val="1228287D"/>
    <w:rsid w:val="12631040"/>
    <w:rsid w:val="126E3A06"/>
    <w:rsid w:val="12874047"/>
    <w:rsid w:val="12AA1929"/>
    <w:rsid w:val="12BE4BCE"/>
    <w:rsid w:val="12E5288F"/>
    <w:rsid w:val="130F6DAA"/>
    <w:rsid w:val="13240C9F"/>
    <w:rsid w:val="132F7055"/>
    <w:rsid w:val="134621D2"/>
    <w:rsid w:val="134C3D45"/>
    <w:rsid w:val="135E21F1"/>
    <w:rsid w:val="13620BF9"/>
    <w:rsid w:val="138F3C22"/>
    <w:rsid w:val="13DB164B"/>
    <w:rsid w:val="13E41355"/>
    <w:rsid w:val="13ED04D2"/>
    <w:rsid w:val="14301726"/>
    <w:rsid w:val="14485B52"/>
    <w:rsid w:val="14492156"/>
    <w:rsid w:val="144A195F"/>
    <w:rsid w:val="14831037"/>
    <w:rsid w:val="14833235"/>
    <w:rsid w:val="14977DD5"/>
    <w:rsid w:val="14C0264B"/>
    <w:rsid w:val="14C92267"/>
    <w:rsid w:val="14D048FC"/>
    <w:rsid w:val="14EE68CF"/>
    <w:rsid w:val="15160331"/>
    <w:rsid w:val="15406138"/>
    <w:rsid w:val="15432607"/>
    <w:rsid w:val="15524618"/>
    <w:rsid w:val="155C679B"/>
    <w:rsid w:val="155D099A"/>
    <w:rsid w:val="15842CA4"/>
    <w:rsid w:val="15A90E19"/>
    <w:rsid w:val="15BC35EE"/>
    <w:rsid w:val="15BC4FEB"/>
    <w:rsid w:val="15CC5657"/>
    <w:rsid w:val="15EA37B8"/>
    <w:rsid w:val="15F63DCE"/>
    <w:rsid w:val="16300397"/>
    <w:rsid w:val="16306774"/>
    <w:rsid w:val="16777B5D"/>
    <w:rsid w:val="16787F37"/>
    <w:rsid w:val="168A2668"/>
    <w:rsid w:val="16CF2DFA"/>
    <w:rsid w:val="16DE3C7A"/>
    <w:rsid w:val="16E31A9A"/>
    <w:rsid w:val="1707535A"/>
    <w:rsid w:val="172E586A"/>
    <w:rsid w:val="173E44B7"/>
    <w:rsid w:val="174E36AE"/>
    <w:rsid w:val="175312BC"/>
    <w:rsid w:val="176667F0"/>
    <w:rsid w:val="176E1EAA"/>
    <w:rsid w:val="17726DEB"/>
    <w:rsid w:val="178153FF"/>
    <w:rsid w:val="17837933"/>
    <w:rsid w:val="17902969"/>
    <w:rsid w:val="17AC593C"/>
    <w:rsid w:val="17B57BF4"/>
    <w:rsid w:val="17B83197"/>
    <w:rsid w:val="17C3690C"/>
    <w:rsid w:val="1805712E"/>
    <w:rsid w:val="18194E5B"/>
    <w:rsid w:val="18290DBB"/>
    <w:rsid w:val="186122D2"/>
    <w:rsid w:val="186434FB"/>
    <w:rsid w:val="18840C24"/>
    <w:rsid w:val="18AC5186"/>
    <w:rsid w:val="18B427A7"/>
    <w:rsid w:val="18BC2471"/>
    <w:rsid w:val="18D10B54"/>
    <w:rsid w:val="18E958A4"/>
    <w:rsid w:val="18F67DE5"/>
    <w:rsid w:val="18FE5CF7"/>
    <w:rsid w:val="196360F2"/>
    <w:rsid w:val="19656812"/>
    <w:rsid w:val="19743B7B"/>
    <w:rsid w:val="198B3E6C"/>
    <w:rsid w:val="19AC22AE"/>
    <w:rsid w:val="19B749E9"/>
    <w:rsid w:val="19FE52B1"/>
    <w:rsid w:val="1A0D5BFC"/>
    <w:rsid w:val="1A170694"/>
    <w:rsid w:val="1A1F47EB"/>
    <w:rsid w:val="1A440F33"/>
    <w:rsid w:val="1A6A7039"/>
    <w:rsid w:val="1A9F05BC"/>
    <w:rsid w:val="1ABD7B6C"/>
    <w:rsid w:val="1AD444FC"/>
    <w:rsid w:val="1AE73ABA"/>
    <w:rsid w:val="1AEA4579"/>
    <w:rsid w:val="1AEE2765"/>
    <w:rsid w:val="1AF745BC"/>
    <w:rsid w:val="1B084F07"/>
    <w:rsid w:val="1B502C1D"/>
    <w:rsid w:val="1B526EB7"/>
    <w:rsid w:val="1B6E152E"/>
    <w:rsid w:val="1B737DA9"/>
    <w:rsid w:val="1B7566E1"/>
    <w:rsid w:val="1B7F3023"/>
    <w:rsid w:val="1B8B6E39"/>
    <w:rsid w:val="1B906F9E"/>
    <w:rsid w:val="1BA3079A"/>
    <w:rsid w:val="1BBD2643"/>
    <w:rsid w:val="1BC81072"/>
    <w:rsid w:val="1BD66993"/>
    <w:rsid w:val="1C07490C"/>
    <w:rsid w:val="1C087707"/>
    <w:rsid w:val="1C145FF6"/>
    <w:rsid w:val="1C4E7CF5"/>
    <w:rsid w:val="1C502B38"/>
    <w:rsid w:val="1C7C667B"/>
    <w:rsid w:val="1C8E00CD"/>
    <w:rsid w:val="1C9A4352"/>
    <w:rsid w:val="1CA93AF4"/>
    <w:rsid w:val="1CBC3071"/>
    <w:rsid w:val="1CBD065B"/>
    <w:rsid w:val="1CCA0329"/>
    <w:rsid w:val="1CCB4CF5"/>
    <w:rsid w:val="1CDC6C0D"/>
    <w:rsid w:val="1D0454A8"/>
    <w:rsid w:val="1D0F6AF4"/>
    <w:rsid w:val="1D142562"/>
    <w:rsid w:val="1D3927C4"/>
    <w:rsid w:val="1D394245"/>
    <w:rsid w:val="1D3C6C78"/>
    <w:rsid w:val="1D44297A"/>
    <w:rsid w:val="1D534B78"/>
    <w:rsid w:val="1D863B00"/>
    <w:rsid w:val="1DAE7561"/>
    <w:rsid w:val="1DB96250"/>
    <w:rsid w:val="1DD807A9"/>
    <w:rsid w:val="1E264C30"/>
    <w:rsid w:val="1E473C7D"/>
    <w:rsid w:val="1E4E4DDB"/>
    <w:rsid w:val="1E764DB5"/>
    <w:rsid w:val="1E98273E"/>
    <w:rsid w:val="1EAE5864"/>
    <w:rsid w:val="1EB110F7"/>
    <w:rsid w:val="1EB13D33"/>
    <w:rsid w:val="1EB41677"/>
    <w:rsid w:val="1EBB5B12"/>
    <w:rsid w:val="1EC0529D"/>
    <w:rsid w:val="1EDB3BCC"/>
    <w:rsid w:val="1EE06E76"/>
    <w:rsid w:val="1EE50D9B"/>
    <w:rsid w:val="1EF05782"/>
    <w:rsid w:val="1F122276"/>
    <w:rsid w:val="1F134049"/>
    <w:rsid w:val="1F1746E7"/>
    <w:rsid w:val="1F660278"/>
    <w:rsid w:val="1F76451B"/>
    <w:rsid w:val="1F85391A"/>
    <w:rsid w:val="1F8F25D3"/>
    <w:rsid w:val="1F983263"/>
    <w:rsid w:val="1FAB11B9"/>
    <w:rsid w:val="1FB67303"/>
    <w:rsid w:val="1FC16625"/>
    <w:rsid w:val="1FC73DB2"/>
    <w:rsid w:val="1FCF7F01"/>
    <w:rsid w:val="1FD24781"/>
    <w:rsid w:val="1FE55C92"/>
    <w:rsid w:val="1FE97CC8"/>
    <w:rsid w:val="20626AA3"/>
    <w:rsid w:val="207552E0"/>
    <w:rsid w:val="208047DF"/>
    <w:rsid w:val="20A63420"/>
    <w:rsid w:val="20A86923"/>
    <w:rsid w:val="20AC7FEF"/>
    <w:rsid w:val="20B96BBD"/>
    <w:rsid w:val="20D222D9"/>
    <w:rsid w:val="20F22EC2"/>
    <w:rsid w:val="20F35F51"/>
    <w:rsid w:val="20F47300"/>
    <w:rsid w:val="20F61D01"/>
    <w:rsid w:val="20FD5E0A"/>
    <w:rsid w:val="211B2C45"/>
    <w:rsid w:val="212A053D"/>
    <w:rsid w:val="212E5E83"/>
    <w:rsid w:val="21310057"/>
    <w:rsid w:val="213953A6"/>
    <w:rsid w:val="21572551"/>
    <w:rsid w:val="217F7225"/>
    <w:rsid w:val="21935B7C"/>
    <w:rsid w:val="219455FA"/>
    <w:rsid w:val="21A460C2"/>
    <w:rsid w:val="21BA5DE1"/>
    <w:rsid w:val="21D97EA9"/>
    <w:rsid w:val="21E32217"/>
    <w:rsid w:val="21E9748E"/>
    <w:rsid w:val="21FE72FE"/>
    <w:rsid w:val="22044FB8"/>
    <w:rsid w:val="22054A1A"/>
    <w:rsid w:val="220964BA"/>
    <w:rsid w:val="22110210"/>
    <w:rsid w:val="2237702E"/>
    <w:rsid w:val="22470865"/>
    <w:rsid w:val="227A159E"/>
    <w:rsid w:val="228161A9"/>
    <w:rsid w:val="22986B7A"/>
    <w:rsid w:val="22B20AE5"/>
    <w:rsid w:val="22B59F0D"/>
    <w:rsid w:val="22C05351"/>
    <w:rsid w:val="22CE0EF1"/>
    <w:rsid w:val="22D36FC3"/>
    <w:rsid w:val="22EC05F1"/>
    <w:rsid w:val="22F66168"/>
    <w:rsid w:val="22FF0FA9"/>
    <w:rsid w:val="2309269C"/>
    <w:rsid w:val="230B5228"/>
    <w:rsid w:val="231001EB"/>
    <w:rsid w:val="233B1D88"/>
    <w:rsid w:val="234D2F62"/>
    <w:rsid w:val="23663BE5"/>
    <w:rsid w:val="23A62D97"/>
    <w:rsid w:val="23BE0554"/>
    <w:rsid w:val="23E07A29"/>
    <w:rsid w:val="23E42CBC"/>
    <w:rsid w:val="23E634F2"/>
    <w:rsid w:val="2408786F"/>
    <w:rsid w:val="240A022E"/>
    <w:rsid w:val="240C096F"/>
    <w:rsid w:val="24102138"/>
    <w:rsid w:val="242048C0"/>
    <w:rsid w:val="243A0D7D"/>
    <w:rsid w:val="24601701"/>
    <w:rsid w:val="2467679B"/>
    <w:rsid w:val="246F3E35"/>
    <w:rsid w:val="24755B2C"/>
    <w:rsid w:val="24944277"/>
    <w:rsid w:val="24A713B1"/>
    <w:rsid w:val="24AB2614"/>
    <w:rsid w:val="24AF7BD2"/>
    <w:rsid w:val="24CA15C7"/>
    <w:rsid w:val="24D80578"/>
    <w:rsid w:val="24D85F70"/>
    <w:rsid w:val="24EB7853"/>
    <w:rsid w:val="24EE538D"/>
    <w:rsid w:val="24F4656C"/>
    <w:rsid w:val="24FF6042"/>
    <w:rsid w:val="251870E7"/>
    <w:rsid w:val="25212863"/>
    <w:rsid w:val="253731BC"/>
    <w:rsid w:val="253C0B8C"/>
    <w:rsid w:val="254954E3"/>
    <w:rsid w:val="255A3C71"/>
    <w:rsid w:val="255C1CEB"/>
    <w:rsid w:val="255D1DDA"/>
    <w:rsid w:val="25A70FEE"/>
    <w:rsid w:val="25AB382D"/>
    <w:rsid w:val="25B03DE2"/>
    <w:rsid w:val="25C7728B"/>
    <w:rsid w:val="25FD673A"/>
    <w:rsid w:val="2600249F"/>
    <w:rsid w:val="260C3E00"/>
    <w:rsid w:val="26404A8D"/>
    <w:rsid w:val="2678468D"/>
    <w:rsid w:val="268F4C66"/>
    <w:rsid w:val="26B9417A"/>
    <w:rsid w:val="26BF7456"/>
    <w:rsid w:val="26C329A8"/>
    <w:rsid w:val="26CA5CAC"/>
    <w:rsid w:val="26D7203A"/>
    <w:rsid w:val="27071029"/>
    <w:rsid w:val="272322B1"/>
    <w:rsid w:val="27375B7C"/>
    <w:rsid w:val="274676FC"/>
    <w:rsid w:val="27627F6F"/>
    <w:rsid w:val="277314C4"/>
    <w:rsid w:val="27786BEA"/>
    <w:rsid w:val="27830181"/>
    <w:rsid w:val="27890B2E"/>
    <w:rsid w:val="27AB7A4E"/>
    <w:rsid w:val="27AD6EC3"/>
    <w:rsid w:val="283122BE"/>
    <w:rsid w:val="283A128D"/>
    <w:rsid w:val="28521A93"/>
    <w:rsid w:val="28526934"/>
    <w:rsid w:val="28590F1C"/>
    <w:rsid w:val="285C2B12"/>
    <w:rsid w:val="288F3FE2"/>
    <w:rsid w:val="289B4067"/>
    <w:rsid w:val="28A83327"/>
    <w:rsid w:val="28DD431A"/>
    <w:rsid w:val="28E35D38"/>
    <w:rsid w:val="28F72945"/>
    <w:rsid w:val="290751B4"/>
    <w:rsid w:val="291322FD"/>
    <w:rsid w:val="29595DDE"/>
    <w:rsid w:val="296859E5"/>
    <w:rsid w:val="29726393"/>
    <w:rsid w:val="297B5976"/>
    <w:rsid w:val="297C33AB"/>
    <w:rsid w:val="29811395"/>
    <w:rsid w:val="299B3453"/>
    <w:rsid w:val="29B05208"/>
    <w:rsid w:val="29C37F84"/>
    <w:rsid w:val="29CC4B2B"/>
    <w:rsid w:val="29F0536A"/>
    <w:rsid w:val="29F12B5D"/>
    <w:rsid w:val="2A244D0B"/>
    <w:rsid w:val="2A4F0978"/>
    <w:rsid w:val="2A6425A9"/>
    <w:rsid w:val="2A6820AC"/>
    <w:rsid w:val="2A682A9A"/>
    <w:rsid w:val="2A6A1762"/>
    <w:rsid w:val="2A787A01"/>
    <w:rsid w:val="2A865012"/>
    <w:rsid w:val="2AB74EE1"/>
    <w:rsid w:val="2ABE34FC"/>
    <w:rsid w:val="2AD72B3C"/>
    <w:rsid w:val="2ADC6DA0"/>
    <w:rsid w:val="2AE94053"/>
    <w:rsid w:val="2B0B3F0F"/>
    <w:rsid w:val="2B221E6C"/>
    <w:rsid w:val="2B457FE9"/>
    <w:rsid w:val="2B6D7278"/>
    <w:rsid w:val="2B7B05F8"/>
    <w:rsid w:val="2B933EB8"/>
    <w:rsid w:val="2B950B10"/>
    <w:rsid w:val="2BAA261E"/>
    <w:rsid w:val="2BC76CE4"/>
    <w:rsid w:val="2BD0444C"/>
    <w:rsid w:val="2BEE7F79"/>
    <w:rsid w:val="2C242777"/>
    <w:rsid w:val="2C257A56"/>
    <w:rsid w:val="2C44343E"/>
    <w:rsid w:val="2C4E3B7D"/>
    <w:rsid w:val="2C933131"/>
    <w:rsid w:val="2C9A02C2"/>
    <w:rsid w:val="2CA55767"/>
    <w:rsid w:val="2CC36AE1"/>
    <w:rsid w:val="2CD325AD"/>
    <w:rsid w:val="2CD54D67"/>
    <w:rsid w:val="2CE06F89"/>
    <w:rsid w:val="2CF321F2"/>
    <w:rsid w:val="2CFD14DB"/>
    <w:rsid w:val="2D083D1A"/>
    <w:rsid w:val="2D0E5F04"/>
    <w:rsid w:val="2D1711FA"/>
    <w:rsid w:val="2D1C2001"/>
    <w:rsid w:val="2D586372"/>
    <w:rsid w:val="2D5A4622"/>
    <w:rsid w:val="2D842A3F"/>
    <w:rsid w:val="2D853CD4"/>
    <w:rsid w:val="2D873CBD"/>
    <w:rsid w:val="2D910FF0"/>
    <w:rsid w:val="2D914E38"/>
    <w:rsid w:val="2DA85BA1"/>
    <w:rsid w:val="2DBE22D5"/>
    <w:rsid w:val="2DCB66B1"/>
    <w:rsid w:val="2DD02B78"/>
    <w:rsid w:val="2DF15E28"/>
    <w:rsid w:val="2DF72860"/>
    <w:rsid w:val="2E263853"/>
    <w:rsid w:val="2E2D7C5C"/>
    <w:rsid w:val="2E2D7CA7"/>
    <w:rsid w:val="2E9C5345"/>
    <w:rsid w:val="2EA17AFD"/>
    <w:rsid w:val="2EA77CFF"/>
    <w:rsid w:val="2ED606E4"/>
    <w:rsid w:val="2EEC14E3"/>
    <w:rsid w:val="2EF57069"/>
    <w:rsid w:val="2F0108C5"/>
    <w:rsid w:val="2F484E35"/>
    <w:rsid w:val="2F505484"/>
    <w:rsid w:val="2F5D1245"/>
    <w:rsid w:val="2F6E3312"/>
    <w:rsid w:val="2F6F4B71"/>
    <w:rsid w:val="2F833332"/>
    <w:rsid w:val="2FDA2B8D"/>
    <w:rsid w:val="2FEA10A0"/>
    <w:rsid w:val="2FEBE5B6"/>
    <w:rsid w:val="2FF54C92"/>
    <w:rsid w:val="3025663B"/>
    <w:rsid w:val="303B5E5F"/>
    <w:rsid w:val="307D1DA2"/>
    <w:rsid w:val="308568A9"/>
    <w:rsid w:val="309F2B44"/>
    <w:rsid w:val="30A60A0D"/>
    <w:rsid w:val="30CC19E5"/>
    <w:rsid w:val="30D46628"/>
    <w:rsid w:val="3103797D"/>
    <w:rsid w:val="31085625"/>
    <w:rsid w:val="311C451C"/>
    <w:rsid w:val="312F2DB7"/>
    <w:rsid w:val="314550AB"/>
    <w:rsid w:val="3180715D"/>
    <w:rsid w:val="31A41121"/>
    <w:rsid w:val="31D574D0"/>
    <w:rsid w:val="322A6CC2"/>
    <w:rsid w:val="325E6D18"/>
    <w:rsid w:val="3276440C"/>
    <w:rsid w:val="328772A0"/>
    <w:rsid w:val="328F2551"/>
    <w:rsid w:val="329813AA"/>
    <w:rsid w:val="329D4269"/>
    <w:rsid w:val="32FE6252"/>
    <w:rsid w:val="33087974"/>
    <w:rsid w:val="330907C6"/>
    <w:rsid w:val="3313692E"/>
    <w:rsid w:val="331E47C6"/>
    <w:rsid w:val="332B475A"/>
    <w:rsid w:val="33564149"/>
    <w:rsid w:val="33594DCB"/>
    <w:rsid w:val="33735C77"/>
    <w:rsid w:val="33920348"/>
    <w:rsid w:val="339F2C4B"/>
    <w:rsid w:val="33B25639"/>
    <w:rsid w:val="33B97CCB"/>
    <w:rsid w:val="33BC7DE3"/>
    <w:rsid w:val="33DA6921"/>
    <w:rsid w:val="33E51A79"/>
    <w:rsid w:val="33E77940"/>
    <w:rsid w:val="33F02D0D"/>
    <w:rsid w:val="33F96007"/>
    <w:rsid w:val="33FE102E"/>
    <w:rsid w:val="34034262"/>
    <w:rsid w:val="340A166E"/>
    <w:rsid w:val="340F2FE6"/>
    <w:rsid w:val="34175AAF"/>
    <w:rsid w:val="341D6930"/>
    <w:rsid w:val="34302AA7"/>
    <w:rsid w:val="34304FDD"/>
    <w:rsid w:val="34570B55"/>
    <w:rsid w:val="345916F7"/>
    <w:rsid w:val="345F1864"/>
    <w:rsid w:val="3481537F"/>
    <w:rsid w:val="348F1DE4"/>
    <w:rsid w:val="34AC6C79"/>
    <w:rsid w:val="34B826BC"/>
    <w:rsid w:val="34E84A10"/>
    <w:rsid w:val="34E933D7"/>
    <w:rsid w:val="34F76D1A"/>
    <w:rsid w:val="350E6F0D"/>
    <w:rsid w:val="352437EB"/>
    <w:rsid w:val="352E65A7"/>
    <w:rsid w:val="35325DCD"/>
    <w:rsid w:val="355E204D"/>
    <w:rsid w:val="356003E2"/>
    <w:rsid w:val="358111F1"/>
    <w:rsid w:val="358E243E"/>
    <w:rsid w:val="35A12A09"/>
    <w:rsid w:val="35B0198D"/>
    <w:rsid w:val="35C651C7"/>
    <w:rsid w:val="35CC2F71"/>
    <w:rsid w:val="35CC4B52"/>
    <w:rsid w:val="35D258BC"/>
    <w:rsid w:val="35D466DB"/>
    <w:rsid w:val="35D508CB"/>
    <w:rsid w:val="35DB559B"/>
    <w:rsid w:val="35DC2A16"/>
    <w:rsid w:val="35E2040C"/>
    <w:rsid w:val="35F86C9B"/>
    <w:rsid w:val="36060D07"/>
    <w:rsid w:val="36112898"/>
    <w:rsid w:val="362665C1"/>
    <w:rsid w:val="36284378"/>
    <w:rsid w:val="364009EE"/>
    <w:rsid w:val="36811A5E"/>
    <w:rsid w:val="368E011C"/>
    <w:rsid w:val="36A07796"/>
    <w:rsid w:val="36A87B9D"/>
    <w:rsid w:val="36AE643B"/>
    <w:rsid w:val="36C83AF0"/>
    <w:rsid w:val="36CB6C73"/>
    <w:rsid w:val="36F03B49"/>
    <w:rsid w:val="372528C9"/>
    <w:rsid w:val="37361CA7"/>
    <w:rsid w:val="37440F2A"/>
    <w:rsid w:val="374E241C"/>
    <w:rsid w:val="37553B4C"/>
    <w:rsid w:val="376C6D0B"/>
    <w:rsid w:val="377B23EA"/>
    <w:rsid w:val="378C1CFA"/>
    <w:rsid w:val="3792385E"/>
    <w:rsid w:val="379963C7"/>
    <w:rsid w:val="37A63166"/>
    <w:rsid w:val="37A73BF3"/>
    <w:rsid w:val="37B44180"/>
    <w:rsid w:val="37D14C93"/>
    <w:rsid w:val="37DD373C"/>
    <w:rsid w:val="380A486A"/>
    <w:rsid w:val="381975F6"/>
    <w:rsid w:val="38472773"/>
    <w:rsid w:val="384927A0"/>
    <w:rsid w:val="386F5126"/>
    <w:rsid w:val="38756ECD"/>
    <w:rsid w:val="388E26E0"/>
    <w:rsid w:val="389B5848"/>
    <w:rsid w:val="38A24C9D"/>
    <w:rsid w:val="38AE268C"/>
    <w:rsid w:val="38D10001"/>
    <w:rsid w:val="38D67D4C"/>
    <w:rsid w:val="38E121D5"/>
    <w:rsid w:val="38EC7CF6"/>
    <w:rsid w:val="38F507D9"/>
    <w:rsid w:val="38FD5953"/>
    <w:rsid w:val="39007C46"/>
    <w:rsid w:val="390E601C"/>
    <w:rsid w:val="3918325C"/>
    <w:rsid w:val="394F0CFF"/>
    <w:rsid w:val="39600834"/>
    <w:rsid w:val="396B2385"/>
    <w:rsid w:val="398B5E5F"/>
    <w:rsid w:val="39A5530B"/>
    <w:rsid w:val="39B305B9"/>
    <w:rsid w:val="39C3314D"/>
    <w:rsid w:val="39F03816"/>
    <w:rsid w:val="3A37681D"/>
    <w:rsid w:val="3A391ADA"/>
    <w:rsid w:val="3A502665"/>
    <w:rsid w:val="3A5926C8"/>
    <w:rsid w:val="3A732D0B"/>
    <w:rsid w:val="3A8045C3"/>
    <w:rsid w:val="3A866F81"/>
    <w:rsid w:val="3A93212C"/>
    <w:rsid w:val="3A9C505E"/>
    <w:rsid w:val="3AB10751"/>
    <w:rsid w:val="3ABF2917"/>
    <w:rsid w:val="3AC436AA"/>
    <w:rsid w:val="3ACC6896"/>
    <w:rsid w:val="3AD14283"/>
    <w:rsid w:val="3AD223F9"/>
    <w:rsid w:val="3AF63F19"/>
    <w:rsid w:val="3B455979"/>
    <w:rsid w:val="3B495853"/>
    <w:rsid w:val="3B4D4238"/>
    <w:rsid w:val="3B524D7F"/>
    <w:rsid w:val="3B714DA3"/>
    <w:rsid w:val="3B8F7634"/>
    <w:rsid w:val="3BAA143E"/>
    <w:rsid w:val="3BBA6E0C"/>
    <w:rsid w:val="3BCC6D26"/>
    <w:rsid w:val="3BDB4052"/>
    <w:rsid w:val="3BE60A54"/>
    <w:rsid w:val="3BF975DD"/>
    <w:rsid w:val="3BFD870C"/>
    <w:rsid w:val="3C053D98"/>
    <w:rsid w:val="3C0B2892"/>
    <w:rsid w:val="3C2A4B41"/>
    <w:rsid w:val="3C520284"/>
    <w:rsid w:val="3C842CA0"/>
    <w:rsid w:val="3C9035EC"/>
    <w:rsid w:val="3CA76712"/>
    <w:rsid w:val="3CB01F2D"/>
    <w:rsid w:val="3CC9599B"/>
    <w:rsid w:val="3CD65211"/>
    <w:rsid w:val="3CDD0022"/>
    <w:rsid w:val="3CDE0024"/>
    <w:rsid w:val="3CEB7956"/>
    <w:rsid w:val="3CF932EC"/>
    <w:rsid w:val="3D006508"/>
    <w:rsid w:val="3D16121C"/>
    <w:rsid w:val="3D19224B"/>
    <w:rsid w:val="3D1D0229"/>
    <w:rsid w:val="3D4122FE"/>
    <w:rsid w:val="3D550FB3"/>
    <w:rsid w:val="3D5D3C39"/>
    <w:rsid w:val="3DA0122B"/>
    <w:rsid w:val="3DA3692C"/>
    <w:rsid w:val="3E11616A"/>
    <w:rsid w:val="3E243A02"/>
    <w:rsid w:val="3E4A3E08"/>
    <w:rsid w:val="3E6178CD"/>
    <w:rsid w:val="3E900F9C"/>
    <w:rsid w:val="3EC44F6E"/>
    <w:rsid w:val="3EC73F78"/>
    <w:rsid w:val="3EE94A45"/>
    <w:rsid w:val="3EEE694E"/>
    <w:rsid w:val="3F124F53"/>
    <w:rsid w:val="3F14330B"/>
    <w:rsid w:val="3F160C15"/>
    <w:rsid w:val="3F207F24"/>
    <w:rsid w:val="3F3963D6"/>
    <w:rsid w:val="3F41048B"/>
    <w:rsid w:val="3F4E50D7"/>
    <w:rsid w:val="3F556ACB"/>
    <w:rsid w:val="3F593BC5"/>
    <w:rsid w:val="3F6B39C9"/>
    <w:rsid w:val="3F81101B"/>
    <w:rsid w:val="3F897C8B"/>
    <w:rsid w:val="3FA128BC"/>
    <w:rsid w:val="3FC70E6B"/>
    <w:rsid w:val="3FD223B0"/>
    <w:rsid w:val="3FD249C2"/>
    <w:rsid w:val="40170187"/>
    <w:rsid w:val="40175C12"/>
    <w:rsid w:val="40217FC5"/>
    <w:rsid w:val="4027673D"/>
    <w:rsid w:val="40494C03"/>
    <w:rsid w:val="404A3B7C"/>
    <w:rsid w:val="404D2B26"/>
    <w:rsid w:val="405A5527"/>
    <w:rsid w:val="407709D4"/>
    <w:rsid w:val="408E530C"/>
    <w:rsid w:val="40996ECE"/>
    <w:rsid w:val="409A0980"/>
    <w:rsid w:val="40A06986"/>
    <w:rsid w:val="40B76C1C"/>
    <w:rsid w:val="40C00481"/>
    <w:rsid w:val="40C043A3"/>
    <w:rsid w:val="40CD1DAB"/>
    <w:rsid w:val="40E23305"/>
    <w:rsid w:val="40FD01AE"/>
    <w:rsid w:val="410D6762"/>
    <w:rsid w:val="411C715A"/>
    <w:rsid w:val="411D6134"/>
    <w:rsid w:val="412B3CFA"/>
    <w:rsid w:val="414635D5"/>
    <w:rsid w:val="41510AA7"/>
    <w:rsid w:val="418164BE"/>
    <w:rsid w:val="41A81BE9"/>
    <w:rsid w:val="41D503A8"/>
    <w:rsid w:val="41FB2144"/>
    <w:rsid w:val="421D52E5"/>
    <w:rsid w:val="42495354"/>
    <w:rsid w:val="427447C8"/>
    <w:rsid w:val="427F7643"/>
    <w:rsid w:val="42A40989"/>
    <w:rsid w:val="42AF1E4A"/>
    <w:rsid w:val="42C4601A"/>
    <w:rsid w:val="42C97851"/>
    <w:rsid w:val="433168CD"/>
    <w:rsid w:val="434308BE"/>
    <w:rsid w:val="434652EE"/>
    <w:rsid w:val="436A252E"/>
    <w:rsid w:val="438B77FB"/>
    <w:rsid w:val="43914A7E"/>
    <w:rsid w:val="43AE6C18"/>
    <w:rsid w:val="43D83E23"/>
    <w:rsid w:val="43D91FB2"/>
    <w:rsid w:val="43DA14A9"/>
    <w:rsid w:val="43DF4E23"/>
    <w:rsid w:val="43E20674"/>
    <w:rsid w:val="440F7BAD"/>
    <w:rsid w:val="44295192"/>
    <w:rsid w:val="443B2C1A"/>
    <w:rsid w:val="44597F42"/>
    <w:rsid w:val="44655746"/>
    <w:rsid w:val="447B7CE2"/>
    <w:rsid w:val="44A61616"/>
    <w:rsid w:val="44B45365"/>
    <w:rsid w:val="44BA0FC8"/>
    <w:rsid w:val="44C43186"/>
    <w:rsid w:val="44ED3784"/>
    <w:rsid w:val="450E314E"/>
    <w:rsid w:val="4513390A"/>
    <w:rsid w:val="452159BD"/>
    <w:rsid w:val="453E217D"/>
    <w:rsid w:val="4540579A"/>
    <w:rsid w:val="454E1E40"/>
    <w:rsid w:val="456652CE"/>
    <w:rsid w:val="457A1A0B"/>
    <w:rsid w:val="45A46C0B"/>
    <w:rsid w:val="45A94BFF"/>
    <w:rsid w:val="45AA4758"/>
    <w:rsid w:val="45B8149C"/>
    <w:rsid w:val="45B962EE"/>
    <w:rsid w:val="45C37881"/>
    <w:rsid w:val="45E213DB"/>
    <w:rsid w:val="45E8203F"/>
    <w:rsid w:val="45EF7CD5"/>
    <w:rsid w:val="45F428E0"/>
    <w:rsid w:val="460573F1"/>
    <w:rsid w:val="462C68D4"/>
    <w:rsid w:val="465026D8"/>
    <w:rsid w:val="46596E7B"/>
    <w:rsid w:val="46787EE8"/>
    <w:rsid w:val="46824D04"/>
    <w:rsid w:val="46967542"/>
    <w:rsid w:val="46AA1000"/>
    <w:rsid w:val="46AF15B1"/>
    <w:rsid w:val="46B033D4"/>
    <w:rsid w:val="46C973B3"/>
    <w:rsid w:val="46E10BFB"/>
    <w:rsid w:val="47253F6A"/>
    <w:rsid w:val="473451E6"/>
    <w:rsid w:val="47452DCA"/>
    <w:rsid w:val="47567CB7"/>
    <w:rsid w:val="475B1A3B"/>
    <w:rsid w:val="476F5162"/>
    <w:rsid w:val="477607D1"/>
    <w:rsid w:val="477B4DB0"/>
    <w:rsid w:val="47816124"/>
    <w:rsid w:val="47865353"/>
    <w:rsid w:val="478E2038"/>
    <w:rsid w:val="479D123A"/>
    <w:rsid w:val="47AA58D8"/>
    <w:rsid w:val="47B02805"/>
    <w:rsid w:val="47B64EBF"/>
    <w:rsid w:val="47D4158E"/>
    <w:rsid w:val="47E95008"/>
    <w:rsid w:val="480B2557"/>
    <w:rsid w:val="48387027"/>
    <w:rsid w:val="483D5387"/>
    <w:rsid w:val="48800AAC"/>
    <w:rsid w:val="48877791"/>
    <w:rsid w:val="488B32CB"/>
    <w:rsid w:val="488E3597"/>
    <w:rsid w:val="489509A3"/>
    <w:rsid w:val="48BC6665"/>
    <w:rsid w:val="48BF72EA"/>
    <w:rsid w:val="48C15EB4"/>
    <w:rsid w:val="48CF1167"/>
    <w:rsid w:val="48D507A7"/>
    <w:rsid w:val="48D80EFA"/>
    <w:rsid w:val="48DB1BE6"/>
    <w:rsid w:val="492C219C"/>
    <w:rsid w:val="493F1ACE"/>
    <w:rsid w:val="49412BD2"/>
    <w:rsid w:val="49464263"/>
    <w:rsid w:val="495E03EC"/>
    <w:rsid w:val="499A2149"/>
    <w:rsid w:val="49C76874"/>
    <w:rsid w:val="49D048BC"/>
    <w:rsid w:val="49D25681"/>
    <w:rsid w:val="49D47B4D"/>
    <w:rsid w:val="49E406D8"/>
    <w:rsid w:val="49E95DD2"/>
    <w:rsid w:val="49F7073E"/>
    <w:rsid w:val="49FB376E"/>
    <w:rsid w:val="4A161806"/>
    <w:rsid w:val="4A1A003B"/>
    <w:rsid w:val="4A375B51"/>
    <w:rsid w:val="4A8329DC"/>
    <w:rsid w:val="4AAE1013"/>
    <w:rsid w:val="4AB670D1"/>
    <w:rsid w:val="4AC666EC"/>
    <w:rsid w:val="4AF9BC76"/>
    <w:rsid w:val="4AFA7E0D"/>
    <w:rsid w:val="4B042A1B"/>
    <w:rsid w:val="4B2F60E9"/>
    <w:rsid w:val="4B3B0ADB"/>
    <w:rsid w:val="4B3D53FF"/>
    <w:rsid w:val="4B505644"/>
    <w:rsid w:val="4B5375A2"/>
    <w:rsid w:val="4B6002E7"/>
    <w:rsid w:val="4B700ECB"/>
    <w:rsid w:val="4B866AF8"/>
    <w:rsid w:val="4B866BD3"/>
    <w:rsid w:val="4B870ABA"/>
    <w:rsid w:val="4B880653"/>
    <w:rsid w:val="4BB50541"/>
    <w:rsid w:val="4BBA4541"/>
    <w:rsid w:val="4C043B43"/>
    <w:rsid w:val="4C264391"/>
    <w:rsid w:val="4C2933F3"/>
    <w:rsid w:val="4C3F48EC"/>
    <w:rsid w:val="4C3F70D7"/>
    <w:rsid w:val="4C461575"/>
    <w:rsid w:val="4C482100"/>
    <w:rsid w:val="4C4F7854"/>
    <w:rsid w:val="4C5F3F2E"/>
    <w:rsid w:val="4C7166F5"/>
    <w:rsid w:val="4C8B2B22"/>
    <w:rsid w:val="4C995DF3"/>
    <w:rsid w:val="4C9A7579"/>
    <w:rsid w:val="4CEC6B3C"/>
    <w:rsid w:val="4CEFEF72"/>
    <w:rsid w:val="4D0C2749"/>
    <w:rsid w:val="4D1C2677"/>
    <w:rsid w:val="4D1D10BF"/>
    <w:rsid w:val="4D247C92"/>
    <w:rsid w:val="4D334235"/>
    <w:rsid w:val="4D3C3308"/>
    <w:rsid w:val="4D441F51"/>
    <w:rsid w:val="4D5123C6"/>
    <w:rsid w:val="4D693875"/>
    <w:rsid w:val="4DA46948"/>
    <w:rsid w:val="4DB6219A"/>
    <w:rsid w:val="4DCC1331"/>
    <w:rsid w:val="4DE66B08"/>
    <w:rsid w:val="4DE726A0"/>
    <w:rsid w:val="4DF11170"/>
    <w:rsid w:val="4DF2336E"/>
    <w:rsid w:val="4E0A0A15"/>
    <w:rsid w:val="4E1F7C45"/>
    <w:rsid w:val="4E2633B6"/>
    <w:rsid w:val="4E336F9F"/>
    <w:rsid w:val="4E3720B3"/>
    <w:rsid w:val="4E462FE9"/>
    <w:rsid w:val="4E732AE2"/>
    <w:rsid w:val="4E9D295D"/>
    <w:rsid w:val="4EA869BF"/>
    <w:rsid w:val="4ECD1DFE"/>
    <w:rsid w:val="4EDF604A"/>
    <w:rsid w:val="4EF55AFB"/>
    <w:rsid w:val="4EFA11C5"/>
    <w:rsid w:val="4EFF70DF"/>
    <w:rsid w:val="4F036A2F"/>
    <w:rsid w:val="4F166785"/>
    <w:rsid w:val="4F36440D"/>
    <w:rsid w:val="4F39358C"/>
    <w:rsid w:val="4F482205"/>
    <w:rsid w:val="4F4D178A"/>
    <w:rsid w:val="4F540B2A"/>
    <w:rsid w:val="4F5530E7"/>
    <w:rsid w:val="4F562C35"/>
    <w:rsid w:val="4F606DC8"/>
    <w:rsid w:val="4F7B53F3"/>
    <w:rsid w:val="4F7D0900"/>
    <w:rsid w:val="4F8C5937"/>
    <w:rsid w:val="4F8F1E96"/>
    <w:rsid w:val="4F9C2DD0"/>
    <w:rsid w:val="4FA03E29"/>
    <w:rsid w:val="4FC27447"/>
    <w:rsid w:val="4FDE13C3"/>
    <w:rsid w:val="4FF77D8F"/>
    <w:rsid w:val="50167463"/>
    <w:rsid w:val="501F49FD"/>
    <w:rsid w:val="50295291"/>
    <w:rsid w:val="5088158C"/>
    <w:rsid w:val="508D6535"/>
    <w:rsid w:val="508F3931"/>
    <w:rsid w:val="50BA3B81"/>
    <w:rsid w:val="50D1272F"/>
    <w:rsid w:val="50DA2556"/>
    <w:rsid w:val="50E172E3"/>
    <w:rsid w:val="50FF1193"/>
    <w:rsid w:val="5100072D"/>
    <w:rsid w:val="51227CE5"/>
    <w:rsid w:val="518D5E9C"/>
    <w:rsid w:val="51942D9B"/>
    <w:rsid w:val="51F74098"/>
    <w:rsid w:val="51F8392E"/>
    <w:rsid w:val="5229176C"/>
    <w:rsid w:val="52451811"/>
    <w:rsid w:val="52597DAA"/>
    <w:rsid w:val="52684B42"/>
    <w:rsid w:val="52725058"/>
    <w:rsid w:val="529000A3"/>
    <w:rsid w:val="52C558E1"/>
    <w:rsid w:val="52C8238A"/>
    <w:rsid w:val="52DB707F"/>
    <w:rsid w:val="52E263E0"/>
    <w:rsid w:val="52F933D4"/>
    <w:rsid w:val="53754695"/>
    <w:rsid w:val="53774729"/>
    <w:rsid w:val="539E3693"/>
    <w:rsid w:val="53B3170E"/>
    <w:rsid w:val="53B768FB"/>
    <w:rsid w:val="53D14449"/>
    <w:rsid w:val="53D9371F"/>
    <w:rsid w:val="53D9427A"/>
    <w:rsid w:val="53E0692D"/>
    <w:rsid w:val="54305342"/>
    <w:rsid w:val="543A753C"/>
    <w:rsid w:val="5443314E"/>
    <w:rsid w:val="54481CD5"/>
    <w:rsid w:val="54521358"/>
    <w:rsid w:val="54824E31"/>
    <w:rsid w:val="54D06235"/>
    <w:rsid w:val="54D15DC5"/>
    <w:rsid w:val="54FF3EA3"/>
    <w:rsid w:val="550C29C6"/>
    <w:rsid w:val="55252BF3"/>
    <w:rsid w:val="553C545B"/>
    <w:rsid w:val="554716F7"/>
    <w:rsid w:val="554D7ABC"/>
    <w:rsid w:val="55736C59"/>
    <w:rsid w:val="55843183"/>
    <w:rsid w:val="559C73F6"/>
    <w:rsid w:val="55B972DC"/>
    <w:rsid w:val="55C04CE4"/>
    <w:rsid w:val="55C14B58"/>
    <w:rsid w:val="55DA61A4"/>
    <w:rsid w:val="55F663A1"/>
    <w:rsid w:val="55FE3DBE"/>
    <w:rsid w:val="561C624C"/>
    <w:rsid w:val="56520564"/>
    <w:rsid w:val="5656788A"/>
    <w:rsid w:val="565D070D"/>
    <w:rsid w:val="56B143FE"/>
    <w:rsid w:val="56C31EE8"/>
    <w:rsid w:val="56D607EC"/>
    <w:rsid w:val="56E65920"/>
    <w:rsid w:val="56FB68D0"/>
    <w:rsid w:val="570877D5"/>
    <w:rsid w:val="571B0378"/>
    <w:rsid w:val="573B512D"/>
    <w:rsid w:val="573E21C4"/>
    <w:rsid w:val="574014B2"/>
    <w:rsid w:val="57601DA1"/>
    <w:rsid w:val="578C1931"/>
    <w:rsid w:val="57935BBE"/>
    <w:rsid w:val="579447BF"/>
    <w:rsid w:val="57956668"/>
    <w:rsid w:val="57ED72D4"/>
    <w:rsid w:val="57F85B76"/>
    <w:rsid w:val="58053C83"/>
    <w:rsid w:val="581B794C"/>
    <w:rsid w:val="58214F57"/>
    <w:rsid w:val="583D2821"/>
    <w:rsid w:val="58626B84"/>
    <w:rsid w:val="58633674"/>
    <w:rsid w:val="586859E2"/>
    <w:rsid w:val="588056C1"/>
    <w:rsid w:val="5881534E"/>
    <w:rsid w:val="58937D37"/>
    <w:rsid w:val="589A0101"/>
    <w:rsid w:val="58B45C07"/>
    <w:rsid w:val="58B6011C"/>
    <w:rsid w:val="58CA6DBA"/>
    <w:rsid w:val="58D02D39"/>
    <w:rsid w:val="58EA786D"/>
    <w:rsid w:val="58FB4517"/>
    <w:rsid w:val="58FB7741"/>
    <w:rsid w:val="58FD5926"/>
    <w:rsid w:val="591740D4"/>
    <w:rsid w:val="59215F25"/>
    <w:rsid w:val="59312A2F"/>
    <w:rsid w:val="59A10C55"/>
    <w:rsid w:val="59DE47AA"/>
    <w:rsid w:val="59EB778D"/>
    <w:rsid w:val="5A0A1945"/>
    <w:rsid w:val="5A160366"/>
    <w:rsid w:val="5A22197F"/>
    <w:rsid w:val="5A544004"/>
    <w:rsid w:val="5A70317F"/>
    <w:rsid w:val="5A735AF1"/>
    <w:rsid w:val="5A9A6721"/>
    <w:rsid w:val="5AA80949"/>
    <w:rsid w:val="5AAA2383"/>
    <w:rsid w:val="5AAB63FD"/>
    <w:rsid w:val="5AB23621"/>
    <w:rsid w:val="5AD5259C"/>
    <w:rsid w:val="5ADC7773"/>
    <w:rsid w:val="5B3A58BA"/>
    <w:rsid w:val="5B426A70"/>
    <w:rsid w:val="5B441859"/>
    <w:rsid w:val="5B6B3DAD"/>
    <w:rsid w:val="5BAB48F4"/>
    <w:rsid w:val="5BE96957"/>
    <w:rsid w:val="5BF51772"/>
    <w:rsid w:val="5C12530B"/>
    <w:rsid w:val="5C1370B8"/>
    <w:rsid w:val="5C1B730A"/>
    <w:rsid w:val="5C245991"/>
    <w:rsid w:val="5C246E68"/>
    <w:rsid w:val="5C4A759B"/>
    <w:rsid w:val="5C4C0D60"/>
    <w:rsid w:val="5C741C2D"/>
    <w:rsid w:val="5C756A6A"/>
    <w:rsid w:val="5C8473F4"/>
    <w:rsid w:val="5C8B4996"/>
    <w:rsid w:val="5C9D2170"/>
    <w:rsid w:val="5CB05E34"/>
    <w:rsid w:val="5CBC5B54"/>
    <w:rsid w:val="5CF55B90"/>
    <w:rsid w:val="5CF72B41"/>
    <w:rsid w:val="5D075B8A"/>
    <w:rsid w:val="5D0D4FB7"/>
    <w:rsid w:val="5D107784"/>
    <w:rsid w:val="5D1F1D06"/>
    <w:rsid w:val="5D214713"/>
    <w:rsid w:val="5D4F0619"/>
    <w:rsid w:val="5D570DA4"/>
    <w:rsid w:val="5D622BD8"/>
    <w:rsid w:val="5D6A492E"/>
    <w:rsid w:val="5D714B3E"/>
    <w:rsid w:val="5D874C29"/>
    <w:rsid w:val="5DF41CD0"/>
    <w:rsid w:val="5E096172"/>
    <w:rsid w:val="5E330DF4"/>
    <w:rsid w:val="5E7A5423"/>
    <w:rsid w:val="5E7C19A1"/>
    <w:rsid w:val="5E8611A0"/>
    <w:rsid w:val="5E917192"/>
    <w:rsid w:val="5E9228A6"/>
    <w:rsid w:val="5EA4656E"/>
    <w:rsid w:val="5EA5280A"/>
    <w:rsid w:val="5EA860B5"/>
    <w:rsid w:val="5EAE4817"/>
    <w:rsid w:val="5EC15626"/>
    <w:rsid w:val="5EC60A37"/>
    <w:rsid w:val="5ED60A9F"/>
    <w:rsid w:val="5EDA5094"/>
    <w:rsid w:val="5EDB4B3A"/>
    <w:rsid w:val="5EE17A4E"/>
    <w:rsid w:val="5EE33737"/>
    <w:rsid w:val="5EEE3F19"/>
    <w:rsid w:val="5EFFEB13"/>
    <w:rsid w:val="5F1E1D1D"/>
    <w:rsid w:val="5F2E3272"/>
    <w:rsid w:val="5F371089"/>
    <w:rsid w:val="5F5A217E"/>
    <w:rsid w:val="5F9A3936"/>
    <w:rsid w:val="5F9B218C"/>
    <w:rsid w:val="5FD039A2"/>
    <w:rsid w:val="5FDE68D8"/>
    <w:rsid w:val="5FE03FD9"/>
    <w:rsid w:val="5FE73964"/>
    <w:rsid w:val="5FEA0B84"/>
    <w:rsid w:val="60553A3E"/>
    <w:rsid w:val="60617557"/>
    <w:rsid w:val="608E59B3"/>
    <w:rsid w:val="60C5079E"/>
    <w:rsid w:val="60DC78EA"/>
    <w:rsid w:val="60EC67E9"/>
    <w:rsid w:val="60FE2836"/>
    <w:rsid w:val="610552EE"/>
    <w:rsid w:val="614211DB"/>
    <w:rsid w:val="61465E81"/>
    <w:rsid w:val="617E3352"/>
    <w:rsid w:val="6184413E"/>
    <w:rsid w:val="619D3036"/>
    <w:rsid w:val="61AE6A91"/>
    <w:rsid w:val="61F465FC"/>
    <w:rsid w:val="62010916"/>
    <w:rsid w:val="621B6FFD"/>
    <w:rsid w:val="62362003"/>
    <w:rsid w:val="624B3F48"/>
    <w:rsid w:val="62575CE7"/>
    <w:rsid w:val="625D575C"/>
    <w:rsid w:val="62767D42"/>
    <w:rsid w:val="62776A96"/>
    <w:rsid w:val="62870A04"/>
    <w:rsid w:val="629D5157"/>
    <w:rsid w:val="62A63868"/>
    <w:rsid w:val="62CC1F5B"/>
    <w:rsid w:val="6306773E"/>
    <w:rsid w:val="63182FEF"/>
    <w:rsid w:val="63265D80"/>
    <w:rsid w:val="63533168"/>
    <w:rsid w:val="63691740"/>
    <w:rsid w:val="63A05C35"/>
    <w:rsid w:val="63B10704"/>
    <w:rsid w:val="63B74BFC"/>
    <w:rsid w:val="63BF2C05"/>
    <w:rsid w:val="63C532AF"/>
    <w:rsid w:val="63D22FD5"/>
    <w:rsid w:val="63D5236B"/>
    <w:rsid w:val="63E57035"/>
    <w:rsid w:val="64033635"/>
    <w:rsid w:val="64176ECE"/>
    <w:rsid w:val="64452341"/>
    <w:rsid w:val="648336D6"/>
    <w:rsid w:val="64AC4EB7"/>
    <w:rsid w:val="64AD073A"/>
    <w:rsid w:val="64AD613E"/>
    <w:rsid w:val="64B13D6E"/>
    <w:rsid w:val="64C30D93"/>
    <w:rsid w:val="64C4248D"/>
    <w:rsid w:val="64C83E3F"/>
    <w:rsid w:val="64CF4D0F"/>
    <w:rsid w:val="64D86786"/>
    <w:rsid w:val="64F4557C"/>
    <w:rsid w:val="6534783C"/>
    <w:rsid w:val="65A96DEB"/>
    <w:rsid w:val="660A78D8"/>
    <w:rsid w:val="663421FA"/>
    <w:rsid w:val="663751B5"/>
    <w:rsid w:val="66437869"/>
    <w:rsid w:val="664B25CB"/>
    <w:rsid w:val="665916FA"/>
    <w:rsid w:val="665C32B6"/>
    <w:rsid w:val="665D43DD"/>
    <w:rsid w:val="665F140F"/>
    <w:rsid w:val="66693F66"/>
    <w:rsid w:val="66694F2F"/>
    <w:rsid w:val="666B6D4A"/>
    <w:rsid w:val="66764E9F"/>
    <w:rsid w:val="669C3223"/>
    <w:rsid w:val="66B477F6"/>
    <w:rsid w:val="66DF2708"/>
    <w:rsid w:val="66E212FE"/>
    <w:rsid w:val="66E97DE2"/>
    <w:rsid w:val="672F44CD"/>
    <w:rsid w:val="674D624F"/>
    <w:rsid w:val="67523E91"/>
    <w:rsid w:val="6789068E"/>
    <w:rsid w:val="678F25F1"/>
    <w:rsid w:val="67A27113"/>
    <w:rsid w:val="67DC0BE3"/>
    <w:rsid w:val="67FB4551"/>
    <w:rsid w:val="680B26A2"/>
    <w:rsid w:val="681D3F14"/>
    <w:rsid w:val="683673BF"/>
    <w:rsid w:val="684C38A3"/>
    <w:rsid w:val="684D583E"/>
    <w:rsid w:val="685C5CB6"/>
    <w:rsid w:val="686F0DE5"/>
    <w:rsid w:val="686F6A5D"/>
    <w:rsid w:val="688D0395"/>
    <w:rsid w:val="68913269"/>
    <w:rsid w:val="68A11AA6"/>
    <w:rsid w:val="68B20D09"/>
    <w:rsid w:val="68DB7250"/>
    <w:rsid w:val="690359AD"/>
    <w:rsid w:val="69234FDE"/>
    <w:rsid w:val="69297CFA"/>
    <w:rsid w:val="692D388F"/>
    <w:rsid w:val="693D7B73"/>
    <w:rsid w:val="69476A9F"/>
    <w:rsid w:val="69595134"/>
    <w:rsid w:val="69713A62"/>
    <w:rsid w:val="698F7C4C"/>
    <w:rsid w:val="699058EC"/>
    <w:rsid w:val="699071E7"/>
    <w:rsid w:val="69913185"/>
    <w:rsid w:val="699346E7"/>
    <w:rsid w:val="699B5B16"/>
    <w:rsid w:val="69BF5BAB"/>
    <w:rsid w:val="69C27F20"/>
    <w:rsid w:val="69E07C56"/>
    <w:rsid w:val="69F95D51"/>
    <w:rsid w:val="6A2D4AC1"/>
    <w:rsid w:val="6A3B050B"/>
    <w:rsid w:val="6A4648E7"/>
    <w:rsid w:val="6A48521E"/>
    <w:rsid w:val="6A5012FB"/>
    <w:rsid w:val="6A520C47"/>
    <w:rsid w:val="6A635732"/>
    <w:rsid w:val="6A9816B4"/>
    <w:rsid w:val="6AB57AAC"/>
    <w:rsid w:val="6AD846D7"/>
    <w:rsid w:val="6AF2245F"/>
    <w:rsid w:val="6AF30659"/>
    <w:rsid w:val="6AF930A4"/>
    <w:rsid w:val="6B01401A"/>
    <w:rsid w:val="6B0F0434"/>
    <w:rsid w:val="6B341F4C"/>
    <w:rsid w:val="6B4102DC"/>
    <w:rsid w:val="6B943918"/>
    <w:rsid w:val="6B9E736B"/>
    <w:rsid w:val="6BBD40E6"/>
    <w:rsid w:val="6BD10A09"/>
    <w:rsid w:val="6C1428C7"/>
    <w:rsid w:val="6C42029F"/>
    <w:rsid w:val="6C504CDE"/>
    <w:rsid w:val="6C690CAD"/>
    <w:rsid w:val="6C9A15E2"/>
    <w:rsid w:val="6CAA7851"/>
    <w:rsid w:val="6CB100FA"/>
    <w:rsid w:val="6CB95EA2"/>
    <w:rsid w:val="6CC334F4"/>
    <w:rsid w:val="6CC358FE"/>
    <w:rsid w:val="6CC55F83"/>
    <w:rsid w:val="6CCA2908"/>
    <w:rsid w:val="6CE2382A"/>
    <w:rsid w:val="6D0475EA"/>
    <w:rsid w:val="6D056FF3"/>
    <w:rsid w:val="6D544E4C"/>
    <w:rsid w:val="6D9F2E92"/>
    <w:rsid w:val="6DB86C55"/>
    <w:rsid w:val="6DDB19A1"/>
    <w:rsid w:val="6DF37C67"/>
    <w:rsid w:val="6DFD2B22"/>
    <w:rsid w:val="6DFD6FB7"/>
    <w:rsid w:val="6E20553A"/>
    <w:rsid w:val="6E2D54E4"/>
    <w:rsid w:val="6E6A5843"/>
    <w:rsid w:val="6E716F85"/>
    <w:rsid w:val="6E7835A5"/>
    <w:rsid w:val="6E7C3D72"/>
    <w:rsid w:val="6E7D7DC3"/>
    <w:rsid w:val="6E7F693B"/>
    <w:rsid w:val="6E80474D"/>
    <w:rsid w:val="6E852B1D"/>
    <w:rsid w:val="6E943C51"/>
    <w:rsid w:val="6E997680"/>
    <w:rsid w:val="6EAC7254"/>
    <w:rsid w:val="6EC14FC1"/>
    <w:rsid w:val="6EC17C09"/>
    <w:rsid w:val="6EC37AE6"/>
    <w:rsid w:val="6ECD4657"/>
    <w:rsid w:val="6ED0380E"/>
    <w:rsid w:val="6EE3573B"/>
    <w:rsid w:val="6EEF6F7A"/>
    <w:rsid w:val="6EFA6420"/>
    <w:rsid w:val="6EFB6BD7"/>
    <w:rsid w:val="6F005295"/>
    <w:rsid w:val="6F2D2FF6"/>
    <w:rsid w:val="6F410D1F"/>
    <w:rsid w:val="6F6362DF"/>
    <w:rsid w:val="6F651353"/>
    <w:rsid w:val="6F6542A0"/>
    <w:rsid w:val="6F6B79D9"/>
    <w:rsid w:val="6F7E43FA"/>
    <w:rsid w:val="6F937658"/>
    <w:rsid w:val="6FA144F2"/>
    <w:rsid w:val="6FB62EBA"/>
    <w:rsid w:val="6FBD8D8A"/>
    <w:rsid w:val="6FBE3493"/>
    <w:rsid w:val="6FEE2B6A"/>
    <w:rsid w:val="700A405F"/>
    <w:rsid w:val="701B3C92"/>
    <w:rsid w:val="702A47A7"/>
    <w:rsid w:val="706525CA"/>
    <w:rsid w:val="70780FD5"/>
    <w:rsid w:val="709051CD"/>
    <w:rsid w:val="709377F1"/>
    <w:rsid w:val="70A10CA4"/>
    <w:rsid w:val="70A409DA"/>
    <w:rsid w:val="70BF7C52"/>
    <w:rsid w:val="70C80489"/>
    <w:rsid w:val="71093A35"/>
    <w:rsid w:val="710A284E"/>
    <w:rsid w:val="711B2F57"/>
    <w:rsid w:val="71225AD7"/>
    <w:rsid w:val="71255365"/>
    <w:rsid w:val="712F7CF1"/>
    <w:rsid w:val="7131029F"/>
    <w:rsid w:val="715051C7"/>
    <w:rsid w:val="71524141"/>
    <w:rsid w:val="715E1D85"/>
    <w:rsid w:val="717F68BD"/>
    <w:rsid w:val="718333EC"/>
    <w:rsid w:val="718722D2"/>
    <w:rsid w:val="71C87D99"/>
    <w:rsid w:val="71D9385C"/>
    <w:rsid w:val="726A6850"/>
    <w:rsid w:val="72785E7D"/>
    <w:rsid w:val="72996FB8"/>
    <w:rsid w:val="729C0B15"/>
    <w:rsid w:val="72AD3602"/>
    <w:rsid w:val="72C84B0B"/>
    <w:rsid w:val="72E5035E"/>
    <w:rsid w:val="730B6BCA"/>
    <w:rsid w:val="731F10EE"/>
    <w:rsid w:val="73297EAB"/>
    <w:rsid w:val="733422AF"/>
    <w:rsid w:val="736978F9"/>
    <w:rsid w:val="73906864"/>
    <w:rsid w:val="73930EB8"/>
    <w:rsid w:val="739624CF"/>
    <w:rsid w:val="73D7CA89"/>
    <w:rsid w:val="73FF61DE"/>
    <w:rsid w:val="74235537"/>
    <w:rsid w:val="74281E01"/>
    <w:rsid w:val="74445209"/>
    <w:rsid w:val="74691932"/>
    <w:rsid w:val="74697E0C"/>
    <w:rsid w:val="747A0133"/>
    <w:rsid w:val="747A20B4"/>
    <w:rsid w:val="747E0B41"/>
    <w:rsid w:val="748905C5"/>
    <w:rsid w:val="74A259E7"/>
    <w:rsid w:val="74B629E6"/>
    <w:rsid w:val="74D93044"/>
    <w:rsid w:val="7514179D"/>
    <w:rsid w:val="752F4AB8"/>
    <w:rsid w:val="75536281"/>
    <w:rsid w:val="75581C92"/>
    <w:rsid w:val="75585B76"/>
    <w:rsid w:val="758B1FB9"/>
    <w:rsid w:val="75966B70"/>
    <w:rsid w:val="759B716E"/>
    <w:rsid w:val="75AB6147"/>
    <w:rsid w:val="75C26B49"/>
    <w:rsid w:val="75C32285"/>
    <w:rsid w:val="75ED20FB"/>
    <w:rsid w:val="75EF348B"/>
    <w:rsid w:val="75F80517"/>
    <w:rsid w:val="75FC6F1D"/>
    <w:rsid w:val="75FE7BAB"/>
    <w:rsid w:val="75FF0362"/>
    <w:rsid w:val="76041DAB"/>
    <w:rsid w:val="760E5347"/>
    <w:rsid w:val="760F2136"/>
    <w:rsid w:val="76382839"/>
    <w:rsid w:val="763D3EDE"/>
    <w:rsid w:val="76401F90"/>
    <w:rsid w:val="76517CAC"/>
    <w:rsid w:val="76645648"/>
    <w:rsid w:val="7671495D"/>
    <w:rsid w:val="76945227"/>
    <w:rsid w:val="769C55D6"/>
    <w:rsid w:val="769D585C"/>
    <w:rsid w:val="76AA78BE"/>
    <w:rsid w:val="76C82DBE"/>
    <w:rsid w:val="76F40A0F"/>
    <w:rsid w:val="76F641D5"/>
    <w:rsid w:val="770035E0"/>
    <w:rsid w:val="77162EED"/>
    <w:rsid w:val="773A213A"/>
    <w:rsid w:val="77405FA2"/>
    <w:rsid w:val="775C474E"/>
    <w:rsid w:val="77652E7F"/>
    <w:rsid w:val="777D3B96"/>
    <w:rsid w:val="778150FB"/>
    <w:rsid w:val="778A1C03"/>
    <w:rsid w:val="77AC462C"/>
    <w:rsid w:val="77DF7211"/>
    <w:rsid w:val="77E71047"/>
    <w:rsid w:val="77EA12ED"/>
    <w:rsid w:val="782D3D3A"/>
    <w:rsid w:val="78455B5D"/>
    <w:rsid w:val="78607A0C"/>
    <w:rsid w:val="78704450"/>
    <w:rsid w:val="78777631"/>
    <w:rsid w:val="787C6C5D"/>
    <w:rsid w:val="789E00C9"/>
    <w:rsid w:val="78A475B0"/>
    <w:rsid w:val="78B676BA"/>
    <w:rsid w:val="78C83ACC"/>
    <w:rsid w:val="78CD753F"/>
    <w:rsid w:val="78D22706"/>
    <w:rsid w:val="78D23A7A"/>
    <w:rsid w:val="78F80721"/>
    <w:rsid w:val="78FF376E"/>
    <w:rsid w:val="791F0E66"/>
    <w:rsid w:val="7922554C"/>
    <w:rsid w:val="792D29C1"/>
    <w:rsid w:val="793F12B2"/>
    <w:rsid w:val="79400579"/>
    <w:rsid w:val="795639B4"/>
    <w:rsid w:val="797D56A1"/>
    <w:rsid w:val="79B4463E"/>
    <w:rsid w:val="79D4536F"/>
    <w:rsid w:val="79E01647"/>
    <w:rsid w:val="79E916CD"/>
    <w:rsid w:val="79EC62AD"/>
    <w:rsid w:val="79F23216"/>
    <w:rsid w:val="79F476B4"/>
    <w:rsid w:val="7A090428"/>
    <w:rsid w:val="7A223D13"/>
    <w:rsid w:val="7A2830F6"/>
    <w:rsid w:val="7A3432BF"/>
    <w:rsid w:val="7A397CD4"/>
    <w:rsid w:val="7A6E0424"/>
    <w:rsid w:val="7A761CCB"/>
    <w:rsid w:val="7A9C0DCE"/>
    <w:rsid w:val="7AC35892"/>
    <w:rsid w:val="7ACB44AE"/>
    <w:rsid w:val="7B063163"/>
    <w:rsid w:val="7B0923DC"/>
    <w:rsid w:val="7B387B3F"/>
    <w:rsid w:val="7B443588"/>
    <w:rsid w:val="7B6F6041"/>
    <w:rsid w:val="7B8C5879"/>
    <w:rsid w:val="7B8E776C"/>
    <w:rsid w:val="7B922DFD"/>
    <w:rsid w:val="7B9F7C2C"/>
    <w:rsid w:val="7BBF1964"/>
    <w:rsid w:val="7BC05E14"/>
    <w:rsid w:val="7BD3191E"/>
    <w:rsid w:val="7BE51924"/>
    <w:rsid w:val="7BEF6CB9"/>
    <w:rsid w:val="7BF10231"/>
    <w:rsid w:val="7C094024"/>
    <w:rsid w:val="7C270479"/>
    <w:rsid w:val="7C2C3AA4"/>
    <w:rsid w:val="7C2C7095"/>
    <w:rsid w:val="7C5533D1"/>
    <w:rsid w:val="7C5E4A19"/>
    <w:rsid w:val="7C731329"/>
    <w:rsid w:val="7C976054"/>
    <w:rsid w:val="7C983988"/>
    <w:rsid w:val="7D0B583E"/>
    <w:rsid w:val="7D13303A"/>
    <w:rsid w:val="7D142945"/>
    <w:rsid w:val="7D194FB2"/>
    <w:rsid w:val="7D1EB00D"/>
    <w:rsid w:val="7D2C636B"/>
    <w:rsid w:val="7D3DF794"/>
    <w:rsid w:val="7D7D15ED"/>
    <w:rsid w:val="7D972197"/>
    <w:rsid w:val="7D992602"/>
    <w:rsid w:val="7DA261A2"/>
    <w:rsid w:val="7DB13CF9"/>
    <w:rsid w:val="7DBF4546"/>
    <w:rsid w:val="7DDC6E08"/>
    <w:rsid w:val="7DED6F6D"/>
    <w:rsid w:val="7DF6453D"/>
    <w:rsid w:val="7DFD48FF"/>
    <w:rsid w:val="7E0232F4"/>
    <w:rsid w:val="7E0A3236"/>
    <w:rsid w:val="7E0E695E"/>
    <w:rsid w:val="7E101975"/>
    <w:rsid w:val="7E227A92"/>
    <w:rsid w:val="7E3F267D"/>
    <w:rsid w:val="7E410432"/>
    <w:rsid w:val="7E4876D0"/>
    <w:rsid w:val="7E672870"/>
    <w:rsid w:val="7E700B4B"/>
    <w:rsid w:val="7E8C63CB"/>
    <w:rsid w:val="7E911AA2"/>
    <w:rsid w:val="7E9E07CB"/>
    <w:rsid w:val="7EA53586"/>
    <w:rsid w:val="7EAB205F"/>
    <w:rsid w:val="7EBF4783"/>
    <w:rsid w:val="7EC04061"/>
    <w:rsid w:val="7EC36186"/>
    <w:rsid w:val="7ECD724F"/>
    <w:rsid w:val="7EF60E5A"/>
    <w:rsid w:val="7F090B56"/>
    <w:rsid w:val="7F4353F8"/>
    <w:rsid w:val="7F920F7A"/>
    <w:rsid w:val="7FAC7684"/>
    <w:rsid w:val="7FB18824"/>
    <w:rsid w:val="7FB5437B"/>
    <w:rsid w:val="7FC76416"/>
    <w:rsid w:val="7FC874FF"/>
    <w:rsid w:val="7FCF24D9"/>
    <w:rsid w:val="7FD840FD"/>
    <w:rsid w:val="7FD9144C"/>
    <w:rsid w:val="7FEF0378"/>
    <w:rsid w:val="7FF657F3"/>
    <w:rsid w:val="7FFFA524"/>
    <w:rsid w:val="89FD11FF"/>
    <w:rsid w:val="9CF412A7"/>
    <w:rsid w:val="9FBF9AD3"/>
    <w:rsid w:val="A7A3E45D"/>
    <w:rsid w:val="BBD70136"/>
    <w:rsid w:val="BDEA603E"/>
    <w:rsid w:val="BDFE8C5A"/>
    <w:rsid w:val="CEFFB4A9"/>
    <w:rsid w:val="CFFB455B"/>
    <w:rsid w:val="D6F97A5D"/>
    <w:rsid w:val="D7EF04BC"/>
    <w:rsid w:val="DDEA432A"/>
    <w:rsid w:val="DF8D08A2"/>
    <w:rsid w:val="DFBF339A"/>
    <w:rsid w:val="DFBFEBD7"/>
    <w:rsid w:val="E7DEB715"/>
    <w:rsid w:val="EA47AFB8"/>
    <w:rsid w:val="EBB7E941"/>
    <w:rsid w:val="ECFFE6FF"/>
    <w:rsid w:val="EF395EFF"/>
    <w:rsid w:val="EFBDADE5"/>
    <w:rsid w:val="F31F69C8"/>
    <w:rsid w:val="F6BF9A04"/>
    <w:rsid w:val="F6F6BD14"/>
    <w:rsid w:val="F6FB3315"/>
    <w:rsid w:val="F7DF11F3"/>
    <w:rsid w:val="F7FF9757"/>
    <w:rsid w:val="FACFD2C6"/>
    <w:rsid w:val="FBDF5A0F"/>
    <w:rsid w:val="FDDEBF8F"/>
    <w:rsid w:val="FEFFE329"/>
    <w:rsid w:val="FF1F99AA"/>
    <w:rsid w:val="FFAF815B"/>
    <w:rsid w:val="FFB70351"/>
    <w:rsid w:val="FFBDC6F0"/>
    <w:rsid w:val="FFEFA4CC"/>
    <w:rsid w:val="FFFBFE88"/>
    <w:rsid w:val="FFFF8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center"/>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center"/>
      <w:outlineLvl w:val="9"/>
    </w:pPr>
    <w:rPr>
      <w:sz w:val="18"/>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113</Pages>
  <Words>17555</Words>
  <Characters>17756</Characters>
  <Lines>0</Lines>
  <Paragraphs>0</Paragraphs>
  <TotalTime>397</TotalTime>
  <ScaleCrop>false</ScaleCrop>
  <LinksUpToDate>false</LinksUpToDate>
  <CharactersWithSpaces>17899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2026-03-20T07:02:00Z</dcterms:created>
  <dc:creator>lisianthus玥</dc:creator>
  <cp:lastModifiedBy>小虫（Evil）</cp:lastModifiedBy>
  <dcterms:modified xsi:type="dcterms:W3CDTF">2026-05-05T17:07:07Z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CC85F025C652438EAFAC844220CB04B1_13</vt:lpwstr>
  </property>
  <property fmtid="{D5CDD505-2E9C-101B-9397-08002B2CF9AE}" pid="4" name="KSOTemplateDocerSaveRecord">
    <vt:lpwstr>eyJoZGlkIjoiM2UyN2IyZTVhMjdhMDIxNTBlNmNkYWVmYmExYjZhMzQiLCJ1c2VySWQiOiI0MzM1MDM5NTYifQ==</vt:lpwstr>
  </property>
</Properties>
</file>